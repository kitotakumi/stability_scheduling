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E03D2" w14:textId="7B1025D8" w:rsidR="00D97314" w:rsidRDefault="00D97314" w:rsidP="005655F7">
      <w:pPr>
        <w:rPr>
          <w:ins w:id="0" w:author="TANIMIZU Yoshitaka" w:date="2026-08-30T21:00:00Z" w16du:dateUtc="2026-08-30T12:00:00Z"/>
        </w:rPr>
      </w:pPr>
      <w:ins w:id="1" w:author="TANIMIZU Yoshitaka" w:date="2026-08-30T21:00:00Z" w16du:dateUtc="2026-08-30T12:00:00Z">
        <w:r>
          <w:rPr>
            <w:rFonts w:hint="eastAsia"/>
          </w:rPr>
          <w:t>題目案</w:t>
        </w:r>
      </w:ins>
    </w:p>
    <w:p w14:paraId="013273FB" w14:textId="1B42AC05" w:rsidR="001111F5" w:rsidRPr="00D97314" w:rsidRDefault="001111F5" w:rsidP="005655F7">
      <w:pPr>
        <w:rPr>
          <w:ins w:id="2" w:author="TANIMIZU Yoshitaka" w:date="2026-08-30T19:51:00Z" w16du:dateUtc="2026-08-30T10:51:00Z"/>
          <w:color w:val="EE0000"/>
          <w:rPrChange w:id="3" w:author="TANIMIZU Yoshitaka" w:date="2026-08-30T21:01:00Z" w16du:dateUtc="2026-08-30T12:01:00Z">
            <w:rPr>
              <w:ins w:id="4" w:author="TANIMIZU Yoshitaka" w:date="2026-08-30T19:51:00Z" w16du:dateUtc="2026-08-30T10:51:00Z"/>
            </w:rPr>
          </w:rPrChange>
        </w:rPr>
      </w:pPr>
      <w:ins w:id="5" w:author="TANIMIZU Yoshitaka" w:date="2026-08-30T19:51:00Z" w16du:dateUtc="2026-08-30T10:51:00Z">
        <w:r w:rsidRPr="00D97314">
          <w:rPr>
            <w:rFonts w:hint="eastAsia"/>
            <w:color w:val="EE0000"/>
            <w:rPrChange w:id="6" w:author="TANIMIZU Yoshitaka" w:date="2026-08-30T21:01:00Z" w16du:dateUtc="2026-08-30T12:01:00Z">
              <w:rPr>
                <w:rFonts w:hint="eastAsia"/>
              </w:rPr>
            </w:rPrChange>
          </w:rPr>
          <w:t>「</w:t>
        </w:r>
      </w:ins>
      <w:ins w:id="7" w:author="TANIMIZU Yoshitaka" w:date="2026-08-30T19:47:00Z" w16du:dateUtc="2026-08-30T10:47:00Z">
        <w:r w:rsidRPr="00D97314">
          <w:rPr>
            <w:color w:val="EE0000"/>
            <w:rPrChange w:id="8" w:author="TANIMIZU Yoshitaka" w:date="2026-08-30T21:01:00Z" w16du:dateUtc="2026-08-30T12:01:00Z">
              <w:rPr/>
            </w:rPrChange>
          </w:rPr>
          <w:t>再スケジューリング</w:t>
        </w:r>
        <w:r w:rsidRPr="00D97314">
          <w:rPr>
            <w:rFonts w:hint="eastAsia"/>
            <w:color w:val="EE0000"/>
            <w:rPrChange w:id="9" w:author="TANIMIZU Yoshitaka" w:date="2026-08-30T21:01:00Z" w16du:dateUtc="2026-08-30T12:01:00Z">
              <w:rPr>
                <w:rFonts w:hint="eastAsia"/>
              </w:rPr>
            </w:rPrChange>
          </w:rPr>
          <w:t>における</w:t>
        </w:r>
        <w:r w:rsidRPr="00D97314">
          <w:rPr>
            <w:color w:val="EE0000"/>
            <w:rPrChange w:id="10" w:author="TANIMIZU Yoshitaka" w:date="2026-08-30T21:01:00Z" w16du:dateUtc="2026-08-30T12:01:00Z">
              <w:rPr/>
            </w:rPrChange>
          </w:rPr>
          <w:t>path relinkingの適用</w:t>
        </w:r>
      </w:ins>
      <w:ins w:id="11" w:author="TANIMIZU Yoshitaka" w:date="2026-08-30T19:48:00Z" w16du:dateUtc="2026-08-30T10:48:00Z">
        <w:r w:rsidRPr="00D97314">
          <w:rPr>
            <w:rFonts w:hint="eastAsia"/>
            <w:color w:val="EE0000"/>
            <w:rPrChange w:id="12" w:author="TANIMIZU Yoshitaka" w:date="2026-08-30T21:01:00Z" w16du:dateUtc="2026-08-30T12:01:00Z">
              <w:rPr>
                <w:rFonts w:hint="eastAsia"/>
              </w:rPr>
            </w:rPrChange>
          </w:rPr>
          <w:t>と</w:t>
        </w:r>
      </w:ins>
      <w:ins w:id="13" w:author="TANIMIZU Yoshitaka" w:date="2026-08-30T19:51:00Z" w16du:dateUtc="2026-08-30T10:51:00Z">
        <w:r w:rsidRPr="00D97314">
          <w:rPr>
            <w:color w:val="EE0000"/>
            <w:rPrChange w:id="14" w:author="TANIMIZU Yoshitaka" w:date="2026-08-30T21:01:00Z" w16du:dateUtc="2026-08-30T12:01:00Z">
              <w:rPr/>
            </w:rPrChange>
          </w:rPr>
          <w:t>計算機実験による比較評価</w:t>
        </w:r>
        <w:r w:rsidRPr="00D97314">
          <w:rPr>
            <w:rFonts w:hint="eastAsia"/>
            <w:color w:val="EE0000"/>
            <w:rPrChange w:id="15" w:author="TANIMIZU Yoshitaka" w:date="2026-08-30T21:01:00Z" w16du:dateUtc="2026-08-30T12:01:00Z">
              <w:rPr>
                <w:rFonts w:hint="eastAsia"/>
              </w:rPr>
            </w:rPrChange>
          </w:rPr>
          <w:t>」</w:t>
        </w:r>
      </w:ins>
    </w:p>
    <w:p w14:paraId="3FDFC042" w14:textId="1E932A19" w:rsidR="001111F5" w:rsidRPr="00D97314" w:rsidRDefault="00904F54" w:rsidP="005655F7">
      <w:pPr>
        <w:rPr>
          <w:ins w:id="16" w:author="TANIMIZU Yoshitaka" w:date="2026-08-30T19:51:00Z" w16du:dateUtc="2026-08-30T10:51:00Z"/>
          <w:color w:val="EE0000"/>
          <w:rPrChange w:id="17" w:author="TANIMIZU Yoshitaka" w:date="2026-08-30T21:01:00Z" w16du:dateUtc="2026-08-30T12:01:00Z">
            <w:rPr>
              <w:ins w:id="18" w:author="TANIMIZU Yoshitaka" w:date="2026-08-30T19:51:00Z" w16du:dateUtc="2026-08-30T10:51:00Z"/>
            </w:rPr>
          </w:rPrChange>
        </w:rPr>
      </w:pPr>
      <w:ins w:id="19" w:author="TANIMIZU Yoshitaka" w:date="2026-08-30T19:58:00Z" w16du:dateUtc="2026-08-30T10:58:00Z">
        <w:r w:rsidRPr="00D97314">
          <w:rPr>
            <w:rFonts w:hint="eastAsia"/>
            <w:color w:val="EE0000"/>
            <w:rPrChange w:id="20" w:author="TANIMIZU Yoshitaka" w:date="2026-08-30T21:01:00Z" w16du:dateUtc="2026-08-30T12:01:00Z">
              <w:rPr>
                <w:rFonts w:hint="eastAsia"/>
              </w:rPr>
            </w:rPrChange>
          </w:rPr>
          <w:t>あるいは</w:t>
        </w:r>
      </w:ins>
    </w:p>
    <w:p w14:paraId="04FD66FB" w14:textId="28FC1CAE" w:rsidR="001111F5" w:rsidRPr="00D97314" w:rsidRDefault="001111F5" w:rsidP="005655F7">
      <w:pPr>
        <w:rPr>
          <w:ins w:id="21" w:author="TANIMIZU Yoshitaka" w:date="2026-08-30T19:58:00Z" w16du:dateUtc="2026-08-30T10:58:00Z"/>
          <w:color w:val="EE0000"/>
          <w:rPrChange w:id="22" w:author="TANIMIZU Yoshitaka" w:date="2026-08-30T21:01:00Z" w16du:dateUtc="2026-08-30T12:01:00Z">
            <w:rPr>
              <w:ins w:id="23" w:author="TANIMIZU Yoshitaka" w:date="2026-08-30T19:58:00Z" w16du:dateUtc="2026-08-30T10:58:00Z"/>
            </w:rPr>
          </w:rPrChange>
        </w:rPr>
      </w:pPr>
      <w:ins w:id="24" w:author="TANIMIZU Yoshitaka" w:date="2026-08-30T19:51:00Z" w16du:dateUtc="2026-08-30T10:51:00Z">
        <w:r w:rsidRPr="00D97314">
          <w:rPr>
            <w:rFonts w:hint="eastAsia"/>
            <w:color w:val="EE0000"/>
            <w:rPrChange w:id="25" w:author="TANIMIZU Yoshitaka" w:date="2026-08-30T21:01:00Z" w16du:dateUtc="2026-08-30T12:01:00Z">
              <w:rPr>
                <w:rFonts w:hint="eastAsia"/>
              </w:rPr>
            </w:rPrChange>
          </w:rPr>
          <w:t>「</w:t>
        </w:r>
      </w:ins>
      <w:ins w:id="26" w:author="TANIMIZU Yoshitaka" w:date="2026-08-30T19:54:00Z" w16du:dateUtc="2026-08-30T10:54:00Z">
        <w:r w:rsidRPr="00D97314">
          <w:rPr>
            <w:color w:val="EE0000"/>
            <w:rPrChange w:id="27" w:author="TANIMIZU Yoshitaka" w:date="2026-08-30T21:01:00Z" w16du:dateUtc="2026-08-30T12:01:00Z">
              <w:rPr/>
            </w:rPrChange>
          </w:rPr>
          <w:t>処理順序の変更量を考慮した再スケジューリング</w:t>
        </w:r>
        <w:r w:rsidRPr="00D97314">
          <w:rPr>
            <w:rFonts w:hint="eastAsia"/>
            <w:color w:val="EE0000"/>
            <w:rPrChange w:id="28" w:author="TANIMIZU Yoshitaka" w:date="2026-08-30T21:01:00Z" w16du:dateUtc="2026-08-30T12:01:00Z">
              <w:rPr>
                <w:rFonts w:hint="eastAsia"/>
              </w:rPr>
            </w:rPrChange>
          </w:rPr>
          <w:t>における</w:t>
        </w:r>
      </w:ins>
      <w:ins w:id="29" w:author="TANIMIZU Yoshitaka" w:date="2026-08-30T19:57:00Z" w16du:dateUtc="2026-08-30T10:57:00Z">
        <w:r w:rsidR="00904F54" w:rsidRPr="00D97314">
          <w:rPr>
            <w:color w:val="EE0000"/>
            <w:rPrChange w:id="30" w:author="TANIMIZU Yoshitaka" w:date="2026-08-30T21:01:00Z" w16du:dateUtc="2026-08-30T12:01:00Z">
              <w:rPr/>
            </w:rPrChange>
          </w:rPr>
          <w:t>path relinkingの適用</w:t>
        </w:r>
        <w:r w:rsidR="00904F54" w:rsidRPr="00D97314">
          <w:rPr>
            <w:rFonts w:hint="eastAsia"/>
            <w:color w:val="EE0000"/>
            <w:rPrChange w:id="31" w:author="TANIMIZU Yoshitaka" w:date="2026-08-30T21:01:00Z" w16du:dateUtc="2026-08-30T12:01:00Z">
              <w:rPr>
                <w:rFonts w:hint="eastAsia"/>
              </w:rPr>
            </w:rPrChange>
          </w:rPr>
          <w:t>と評価」</w:t>
        </w:r>
      </w:ins>
    </w:p>
    <w:p w14:paraId="441A16C1" w14:textId="0D6CB55E" w:rsidR="00D97314" w:rsidRDefault="00D97314" w:rsidP="005655F7">
      <w:pPr>
        <w:rPr>
          <w:ins w:id="32" w:author="TANIMIZU Yoshitaka" w:date="2026-08-30T21:59:00Z" w16du:dateUtc="2026-08-30T12:59:00Z"/>
          <w:color w:val="EE0000"/>
        </w:rPr>
      </w:pPr>
      <w:ins w:id="33" w:author="TANIMIZU Yoshitaka" w:date="2026-08-30T21:01:00Z" w16du:dateUtc="2026-08-30T12:01:00Z">
        <w:r>
          <w:rPr>
            <w:rFonts w:hint="eastAsia"/>
            <w:color w:val="EE0000"/>
          </w:rPr>
          <w:t>など</w:t>
        </w:r>
      </w:ins>
    </w:p>
    <w:p w14:paraId="08962AE8" w14:textId="77777777" w:rsidR="008149F5" w:rsidRPr="00D97314" w:rsidRDefault="008149F5" w:rsidP="005655F7">
      <w:pPr>
        <w:rPr>
          <w:ins w:id="34" w:author="TANIMIZU Yoshitaka" w:date="2026-08-30T19:47:00Z" w16du:dateUtc="2026-08-30T10:47:00Z"/>
          <w:rFonts w:hint="eastAsia"/>
          <w:color w:val="EE0000"/>
          <w:rPrChange w:id="35" w:author="TANIMIZU Yoshitaka" w:date="2026-08-30T21:01:00Z" w16du:dateUtc="2026-08-30T12:01:00Z">
            <w:rPr>
              <w:ins w:id="36" w:author="TANIMIZU Yoshitaka" w:date="2026-08-30T19:47:00Z" w16du:dateUtc="2026-08-30T10:47:00Z"/>
            </w:rPr>
          </w:rPrChange>
        </w:rPr>
      </w:pPr>
    </w:p>
    <w:p w14:paraId="10C2F161" w14:textId="2D565E66" w:rsidR="005655F7" w:rsidRPr="00904F54" w:rsidRDefault="005655F7" w:rsidP="005655F7">
      <w:pPr>
        <w:rPr>
          <w:strike/>
          <w:rPrChange w:id="37" w:author="TANIMIZU Yoshitaka" w:date="2026-08-30T19:58:00Z" w16du:dateUtc="2026-08-30T10:58:00Z">
            <w:rPr/>
          </w:rPrChange>
        </w:rPr>
      </w:pPr>
      <w:r w:rsidRPr="00904F54">
        <w:rPr>
          <w:strike/>
          <w:rPrChange w:id="38" w:author="TANIMIZU Yoshitaka" w:date="2026-08-30T19:58:00Z" w16du:dateUtc="2026-08-30T10:58:00Z">
            <w:rPr/>
          </w:rPrChange>
        </w:rPr>
        <w:t>処理順序の変更量を考慮した再スケジューリング：多点探索・単点探索の比較とpath relinkingの適用</w:t>
      </w:r>
    </w:p>
    <w:p w14:paraId="21B2C1DA" w14:textId="77777777" w:rsidR="005655F7" w:rsidRDefault="005655F7" w:rsidP="005655F7">
      <w:pPr>
        <w:rPr>
          <w:ins w:id="39" w:author="TANIMIZU Yoshitaka" w:date="2026-08-30T21:01:00Z" w16du:dateUtc="2026-08-30T12:01:00Z"/>
        </w:rPr>
      </w:pPr>
    </w:p>
    <w:p w14:paraId="2F43866F" w14:textId="46153382" w:rsidR="00D97314" w:rsidRPr="00D97314" w:rsidRDefault="00D97314" w:rsidP="005655F7">
      <w:pPr>
        <w:rPr>
          <w:ins w:id="40" w:author="TANIMIZU Yoshitaka" w:date="2026-08-30T21:01:00Z" w16du:dateUtc="2026-08-30T12:01:00Z"/>
          <w:color w:val="EE0000"/>
          <w:rPrChange w:id="41" w:author="TANIMIZU Yoshitaka" w:date="2026-08-30T21:03:00Z" w16du:dateUtc="2026-08-30T12:03:00Z">
            <w:rPr>
              <w:ins w:id="42" w:author="TANIMIZU Yoshitaka" w:date="2026-08-30T21:01:00Z" w16du:dateUtc="2026-08-30T12:01:00Z"/>
            </w:rPr>
          </w:rPrChange>
        </w:rPr>
      </w:pPr>
      <w:ins w:id="43" w:author="TANIMIZU Yoshitaka" w:date="2026-08-30T21:01:00Z" w16du:dateUtc="2026-08-30T12:01:00Z">
        <w:r w:rsidRPr="00D97314">
          <w:rPr>
            <w:rFonts w:hint="eastAsia"/>
            <w:color w:val="EE0000"/>
            <w:rPrChange w:id="44" w:author="TANIMIZU Yoshitaka" w:date="2026-08-30T21:03:00Z" w16du:dateUtc="2026-08-30T12:03:00Z">
              <w:rPr>
                <w:rFonts w:hint="eastAsia"/>
              </w:rPr>
            </w:rPrChange>
          </w:rPr>
          <w:t>著者：</w:t>
        </w:r>
      </w:ins>
    </w:p>
    <w:p w14:paraId="2604EAA4" w14:textId="63FA8BBB" w:rsidR="00D97314" w:rsidRPr="00D97314" w:rsidRDefault="00D97314" w:rsidP="005655F7">
      <w:pPr>
        <w:rPr>
          <w:ins w:id="45" w:author="TANIMIZU Yoshitaka" w:date="2026-08-30T21:01:00Z" w16du:dateUtc="2026-08-30T12:01:00Z"/>
          <w:color w:val="EE0000"/>
          <w:rPrChange w:id="46" w:author="TANIMIZU Yoshitaka" w:date="2026-08-30T21:03:00Z" w16du:dateUtc="2026-08-30T12:03:00Z">
            <w:rPr>
              <w:ins w:id="47" w:author="TANIMIZU Yoshitaka" w:date="2026-08-30T21:01:00Z" w16du:dateUtc="2026-08-30T12:01:00Z"/>
            </w:rPr>
          </w:rPrChange>
        </w:rPr>
      </w:pPr>
      <w:ins w:id="48" w:author="TANIMIZU Yoshitaka" w:date="2026-08-30T21:02:00Z" w16du:dateUtc="2026-08-30T12:02:00Z">
        <w:r w:rsidRPr="00D97314">
          <w:rPr>
            <w:color w:val="EE0000"/>
            <w:rPrChange w:id="49" w:author="TANIMIZU Yoshitaka" w:date="2026-08-30T21:03:00Z" w16du:dateUtc="2026-08-30T12:03:00Z">
              <w:rPr/>
            </w:rPrChange>
          </w:rPr>
          <w:t>鬼頭拓海</w:t>
        </w:r>
        <w:r w:rsidRPr="00D97314">
          <w:rPr>
            <w:rFonts w:hint="eastAsia"/>
            <w:color w:val="EE0000"/>
            <w:rPrChange w:id="50" w:author="TANIMIZU Yoshitaka" w:date="2026-08-30T21:03:00Z" w16du:dateUtc="2026-08-30T12:03:00Z">
              <w:rPr>
                <w:rFonts w:hint="eastAsia"/>
              </w:rPr>
            </w:rPrChange>
          </w:rPr>
          <w:t>，谷水義隆，</w:t>
        </w:r>
      </w:ins>
      <w:ins w:id="51" w:author="TANIMIZU Yoshitaka" w:date="2026-08-30T21:03:00Z" w16du:dateUtc="2026-08-30T12:03:00Z">
        <w:r w:rsidRPr="00D97314">
          <w:rPr>
            <w:rFonts w:hint="eastAsia"/>
            <w:color w:val="EE0000"/>
            <w:rPrChange w:id="52" w:author="TANIMIZU Yoshitaka" w:date="2026-08-30T21:03:00Z" w16du:dateUtc="2026-08-30T12:03:00Z">
              <w:rPr>
                <w:rFonts w:hint="eastAsia"/>
              </w:rPr>
            </w:rPrChange>
          </w:rPr>
          <w:t>渡邉るりこ</w:t>
        </w:r>
      </w:ins>
    </w:p>
    <w:p w14:paraId="58C8AA7D" w14:textId="77777777" w:rsidR="00D97314" w:rsidRPr="005655F7" w:rsidRDefault="00D97314" w:rsidP="005655F7"/>
    <w:p w14:paraId="61C37C3B" w14:textId="77777777" w:rsidR="005655F7" w:rsidRPr="005655F7" w:rsidRDefault="005655F7" w:rsidP="005655F7">
      <w:r w:rsidRPr="005655F7">
        <w:t>要旨（800字以内 /  795字）</w:t>
      </w:r>
    </w:p>
    <w:p w14:paraId="2381D630" w14:textId="16D4CC1C" w:rsidR="005655F7" w:rsidRPr="005655F7" w:rsidRDefault="005655F7" w:rsidP="005655F7">
      <w:r w:rsidRPr="005655F7">
        <w:t>製造現場では機械故障や作業遅延などの外乱により</w:t>
      </w:r>
      <w:del w:id="53" w:author="TANIMIZU Yoshitaka" w:date="2026-08-30T21:13:00Z" w16du:dateUtc="2026-08-30T12:13:00Z">
        <w:r w:rsidR="00BE5F8B" w:rsidRPr="005655F7" w:rsidDel="00BE5F8B">
          <w:rPr>
            <w:rFonts w:hint="eastAsia"/>
          </w:rPr>
          <w:delText>当初の</w:delText>
        </w:r>
      </w:del>
      <w:ins w:id="54" w:author="TANIMIZU Yoshitaka" w:date="2026-08-30T21:13:00Z" w16du:dateUtc="2026-08-30T12:13:00Z">
        <w:r w:rsidR="00BE5F8B">
          <w:rPr>
            <w:rFonts w:hint="eastAsia"/>
          </w:rPr>
          <w:t>事前に作成した</w:t>
        </w:r>
      </w:ins>
      <w:ins w:id="55" w:author="TANIMIZU Yoshitaka" w:date="2026-08-30T21:23:00Z" w16du:dateUtc="2026-08-30T12:23:00Z">
        <w:r w:rsidR="00436C2D">
          <w:rPr>
            <w:rFonts w:hint="eastAsia"/>
          </w:rPr>
          <w:t>初期</w:t>
        </w:r>
      </w:ins>
      <w:r w:rsidRPr="005655F7">
        <w:t>スケジュール</w:t>
      </w:r>
      <w:del w:id="56" w:author="TANIMIZU Yoshitaka" w:date="2026-08-30T21:14:00Z" w16du:dateUtc="2026-08-30T12:14:00Z">
        <w:r w:rsidR="00BE5F8B" w:rsidRPr="005655F7" w:rsidDel="00BE5F8B">
          <w:rPr>
            <w:rFonts w:hint="eastAsia"/>
          </w:rPr>
          <w:delText>が</w:delText>
        </w:r>
      </w:del>
      <w:ins w:id="57" w:author="TANIMIZU Yoshitaka" w:date="2026-08-30T21:14:00Z" w16du:dateUtc="2026-08-30T12:14:00Z">
        <w:r w:rsidR="00BE5F8B">
          <w:rPr>
            <w:rFonts w:hint="eastAsia"/>
          </w:rPr>
          <w:t>通りに</w:t>
        </w:r>
      </w:ins>
      <w:r w:rsidRPr="005655F7">
        <w:t>実行できな</w:t>
      </w:r>
      <w:del w:id="58" w:author="TANIMIZU Yoshitaka" w:date="2026-08-30T21:18:00Z" w16du:dateUtc="2026-08-30T12:18:00Z">
        <w:r w:rsidR="00EE7B05" w:rsidRPr="005655F7" w:rsidDel="00EE7B05">
          <w:rPr>
            <w:rFonts w:hint="eastAsia"/>
          </w:rPr>
          <w:delText>くなる</w:delText>
        </w:r>
      </w:del>
      <w:ins w:id="59" w:author="TANIMIZU Yoshitaka" w:date="2026-08-30T21:18:00Z" w16du:dateUtc="2026-08-30T12:18:00Z">
        <w:r w:rsidR="00EE7B05">
          <w:rPr>
            <w:rFonts w:hint="eastAsia"/>
          </w:rPr>
          <w:t>い</w:t>
        </w:r>
      </w:ins>
      <w:del w:id="60" w:author="TANIMIZU Yoshitaka" w:date="2026-08-30T21:14:00Z" w16du:dateUtc="2026-08-30T12:14:00Z">
        <w:r w:rsidR="00BE5F8B" w:rsidRPr="005655F7" w:rsidDel="00BE5F8B">
          <w:rPr>
            <w:rFonts w:hint="eastAsia"/>
          </w:rPr>
          <w:delText>こと</w:delText>
        </w:r>
      </w:del>
      <w:ins w:id="61" w:author="TANIMIZU Yoshitaka" w:date="2026-08-30T21:14:00Z" w16du:dateUtc="2026-08-30T12:14:00Z">
        <w:r w:rsidR="00BE5F8B">
          <w:rPr>
            <w:rFonts w:hint="eastAsia"/>
          </w:rPr>
          <w:t>場合</w:t>
        </w:r>
      </w:ins>
      <w:r w:rsidRPr="005655F7">
        <w:t>が</w:t>
      </w:r>
      <w:ins w:id="62" w:author="TANIMIZU Yoshitaka" w:date="2026-08-30T21:07:00Z" w16du:dateUtc="2026-08-30T12:07:00Z">
        <w:r w:rsidR="00BE5F8B">
          <w:rPr>
            <w:rFonts w:hint="eastAsia"/>
          </w:rPr>
          <w:t>ある。</w:t>
        </w:r>
      </w:ins>
      <w:del w:id="63" w:author="TANIMIZU Yoshitaka" w:date="2026-08-30T21:07:00Z" w16du:dateUtc="2026-08-30T12:07:00Z">
        <w:r w:rsidRPr="005655F7" w:rsidDel="00BE5F8B">
          <w:delText>あり、</w:delText>
        </w:r>
      </w:del>
      <w:r w:rsidRPr="005655F7">
        <w:t>その対応</w:t>
      </w:r>
      <w:del w:id="64" w:author="TANIMIZU Yoshitaka" w:date="2026-08-30T21:18:00Z" w16du:dateUtc="2026-08-30T12:18:00Z">
        <w:r w:rsidR="00EE7B05" w:rsidRPr="005655F7" w:rsidDel="00EE7B05">
          <w:rPr>
            <w:rFonts w:hint="eastAsia"/>
          </w:rPr>
          <w:delText>の一つ</w:delText>
        </w:r>
      </w:del>
      <w:ins w:id="65" w:author="TANIMIZU Yoshitaka" w:date="2026-08-30T21:18:00Z" w16du:dateUtc="2026-08-30T12:18:00Z">
        <w:r w:rsidR="00EE7B05">
          <w:rPr>
            <w:rFonts w:hint="eastAsia"/>
          </w:rPr>
          <w:t>策</w:t>
        </w:r>
      </w:ins>
      <w:del w:id="66" w:author="TANIMIZU Yoshitaka" w:date="2026-08-30T21:07:00Z" w16du:dateUtc="2026-08-30T12:07:00Z">
        <w:r w:rsidR="00BE5F8B" w:rsidRPr="005655F7" w:rsidDel="00BE5F8B">
          <w:rPr>
            <w:rFonts w:hint="eastAsia"/>
          </w:rPr>
          <w:delText>が</w:delText>
        </w:r>
      </w:del>
      <w:ins w:id="67" w:author="TANIMIZU Yoshitaka" w:date="2026-08-30T21:07:00Z" w16du:dateUtc="2026-08-30T12:07:00Z">
        <w:r w:rsidR="00BE5F8B">
          <w:rPr>
            <w:rFonts w:hint="eastAsia"/>
          </w:rPr>
          <w:t>として</w:t>
        </w:r>
      </w:ins>
      <w:r w:rsidRPr="005655F7">
        <w:t>未着手の作業の処理順序を</w:t>
      </w:r>
      <w:del w:id="68" w:author="TANIMIZU Yoshitaka" w:date="2026-08-30T21:07:00Z" w16du:dateUtc="2026-08-30T12:07:00Z">
        <w:r w:rsidR="00BE5F8B" w:rsidRPr="005655F7" w:rsidDel="00BE5F8B">
          <w:rPr>
            <w:rFonts w:hint="eastAsia"/>
          </w:rPr>
          <w:delText>組み直す</w:delText>
        </w:r>
      </w:del>
      <w:ins w:id="69" w:author="TANIMIZU Yoshitaka" w:date="2026-08-30T21:07:00Z" w16du:dateUtc="2026-08-30T12:07:00Z">
        <w:r w:rsidR="00BE5F8B">
          <w:rPr>
            <w:rFonts w:hint="eastAsia"/>
          </w:rPr>
          <w:t>変更する</w:t>
        </w:r>
      </w:ins>
      <w:r w:rsidRPr="005655F7">
        <w:t>リアクティブスケジューリング</w:t>
      </w:r>
      <w:del w:id="70" w:author="TANIMIZU Yoshitaka" w:date="2026-08-30T21:07:00Z" w16du:dateUtc="2026-08-30T12:07:00Z">
        <w:r w:rsidR="00BE5F8B" w:rsidRPr="005655F7" w:rsidDel="00BE5F8B">
          <w:rPr>
            <w:rFonts w:hint="eastAsia"/>
          </w:rPr>
          <w:delText>で</w:delText>
        </w:r>
      </w:del>
      <w:ins w:id="71" w:author="TANIMIZU Yoshitaka" w:date="2026-08-30T21:07:00Z" w16du:dateUtc="2026-08-30T12:07:00Z">
        <w:r w:rsidR="00BE5F8B">
          <w:rPr>
            <w:rFonts w:hint="eastAsia"/>
          </w:rPr>
          <w:t>が</w:t>
        </w:r>
      </w:ins>
      <w:r w:rsidRPr="005655F7">
        <w:t>ある。</w:t>
      </w:r>
      <w:del w:id="72" w:author="TANIMIZU Yoshitaka" w:date="2026-08-30T21:24:00Z" w16du:dateUtc="2026-08-30T12:24:00Z">
        <w:r w:rsidR="00436C2D" w:rsidRPr="005655F7" w:rsidDel="00436C2D">
          <w:rPr>
            <w:rFonts w:hint="eastAsia"/>
          </w:rPr>
          <w:delText>しかし</w:delText>
        </w:r>
      </w:del>
      <w:ins w:id="73" w:author="TANIMIZU Yoshitaka" w:date="2026-08-30T21:24:00Z" w16du:dateUtc="2026-08-30T12:24:00Z">
        <w:r w:rsidR="00436C2D">
          <w:rPr>
            <w:rFonts w:hint="eastAsia"/>
          </w:rPr>
          <w:t>ここで</w:t>
        </w:r>
      </w:ins>
      <w:r w:rsidRPr="005655F7">
        <w:t>、</w:t>
      </w:r>
      <w:ins w:id="74" w:author="TANIMIZU Yoshitaka" w:date="2026-08-30T21:08:00Z" w16du:dateUtc="2026-08-30T12:08:00Z">
        <w:r w:rsidR="00BE5F8B">
          <w:rPr>
            <w:rFonts w:hint="eastAsia"/>
          </w:rPr>
          <w:t>総所要時間最小化</w:t>
        </w:r>
      </w:ins>
      <w:del w:id="75" w:author="TANIMIZU Yoshitaka" w:date="2026-08-30T21:08:00Z" w16du:dateUtc="2026-08-30T12:08:00Z">
        <w:r w:rsidRPr="005655F7" w:rsidDel="00BE5F8B">
          <w:delText>メイクスパン</w:delText>
        </w:r>
      </w:del>
      <w:r w:rsidRPr="005655F7">
        <w:t>など</w:t>
      </w:r>
      <w:del w:id="76" w:author="TANIMIZU Yoshitaka" w:date="2026-08-30T21:11:00Z" w16du:dateUtc="2026-08-30T12:11:00Z">
        <w:r w:rsidR="00BE5F8B" w:rsidRPr="005655F7" w:rsidDel="00BE5F8B">
          <w:rPr>
            <w:rFonts w:hint="eastAsia"/>
          </w:rPr>
          <w:delText>の効率性</w:delText>
        </w:r>
      </w:del>
      <w:ins w:id="77" w:author="TANIMIZU Yoshitaka" w:date="2026-08-30T21:11:00Z" w16du:dateUtc="2026-08-30T12:11:00Z">
        <w:r w:rsidR="00BE5F8B">
          <w:rPr>
            <w:rFonts w:hint="eastAsia"/>
          </w:rPr>
          <w:t>生産効率の</w:t>
        </w:r>
      </w:ins>
      <w:r w:rsidRPr="005655F7">
        <w:t>指標のみを目的関数とすると</w:t>
      </w:r>
      <w:del w:id="78" w:author="TANIMIZU Yoshitaka" w:date="2026-08-30T21:23:00Z" w16du:dateUtc="2026-08-30T12:23:00Z">
        <w:r w:rsidR="007D0871" w:rsidRPr="005655F7" w:rsidDel="007D0871">
          <w:rPr>
            <w:rFonts w:hint="eastAsia"/>
          </w:rPr>
          <w:delText>当初</w:delText>
        </w:r>
      </w:del>
      <w:ins w:id="79" w:author="TANIMIZU Yoshitaka" w:date="2026-08-30T21:23:00Z" w16du:dateUtc="2026-08-30T12:23:00Z">
        <w:r w:rsidR="007D0871">
          <w:rPr>
            <w:rFonts w:hint="eastAsia"/>
          </w:rPr>
          <w:t>初期</w:t>
        </w:r>
      </w:ins>
      <w:ins w:id="80" w:author="TANIMIZU Yoshitaka" w:date="2026-08-30T21:12:00Z" w16du:dateUtc="2026-08-30T12:12:00Z">
        <w:r w:rsidR="00BE5F8B" w:rsidRPr="005655F7">
          <w:t>スケジュール</w:t>
        </w:r>
      </w:ins>
      <w:del w:id="81" w:author="TANIMIZU Yoshitaka" w:date="2026-08-30T21:12:00Z" w16du:dateUtc="2026-08-30T12:12:00Z">
        <w:r w:rsidRPr="005655F7" w:rsidDel="00BE5F8B">
          <w:delText>スケジュール</w:delText>
        </w:r>
      </w:del>
      <w:r w:rsidRPr="005655F7">
        <w:t>から</w:t>
      </w:r>
      <w:ins w:id="82" w:author="TANIMIZU Yoshitaka" w:date="2026-08-30T21:12:00Z" w16du:dateUtc="2026-08-30T12:12:00Z">
        <w:r w:rsidR="00BE5F8B">
          <w:rPr>
            <w:rFonts w:hint="eastAsia"/>
          </w:rPr>
          <w:t>大幅に異な</w:t>
        </w:r>
      </w:ins>
      <w:del w:id="83" w:author="TANIMIZU Yoshitaka" w:date="2026-08-30T21:13:00Z" w16du:dateUtc="2026-08-30T12:13:00Z">
        <w:r w:rsidRPr="005655F7" w:rsidDel="00BE5F8B">
          <w:delText>大きく離れた解とな</w:delText>
        </w:r>
      </w:del>
      <w:r w:rsidRPr="005655F7">
        <w:t>り、段取り替えや資材の再手配などのコストが生じる。</w:t>
      </w:r>
      <w:del w:id="84" w:author="TANIMIZU Yoshitaka" w:date="2026-08-30T21:17:00Z" w16du:dateUtc="2026-08-30T12:17:00Z">
        <w:r w:rsidR="00EE7B05" w:rsidRPr="005655F7" w:rsidDel="00EE7B05">
          <w:rPr>
            <w:rFonts w:hint="eastAsia"/>
          </w:rPr>
          <w:delText>こ</w:delText>
        </w:r>
      </w:del>
      <w:ins w:id="85" w:author="TANIMIZU Yoshitaka" w:date="2026-08-30T21:17:00Z" w16du:dateUtc="2026-08-30T12:17:00Z">
        <w:r w:rsidR="00EE7B05">
          <w:rPr>
            <w:rFonts w:hint="eastAsia"/>
          </w:rPr>
          <w:t>そ</w:t>
        </w:r>
      </w:ins>
      <w:r w:rsidRPr="005655F7">
        <w:t>のため</w:t>
      </w:r>
      <w:del w:id="86" w:author="TANIMIZU Yoshitaka" w:date="2026-08-30T21:17:00Z" w16du:dateUtc="2026-08-30T12:17:00Z">
        <w:r w:rsidRPr="005655F7" w:rsidDel="00EE7B05">
          <w:delText>修正</w:delText>
        </w:r>
      </w:del>
      <w:r w:rsidRPr="005655F7">
        <w:t>スケジュール</w:t>
      </w:r>
      <w:ins w:id="87" w:author="TANIMIZU Yoshitaka" w:date="2026-08-30T21:17:00Z" w16du:dateUtc="2026-08-30T12:17:00Z">
        <w:r w:rsidR="00EE7B05">
          <w:rPr>
            <w:rFonts w:hint="eastAsia"/>
          </w:rPr>
          <w:t>の変更</w:t>
        </w:r>
      </w:ins>
      <w:r w:rsidRPr="005655F7">
        <w:t>には、</w:t>
      </w:r>
      <w:ins w:id="88" w:author="TANIMIZU Yoshitaka" w:date="2026-08-30T21:17:00Z" w16du:dateUtc="2026-08-30T12:17:00Z">
        <w:r w:rsidR="00EE7B05" w:rsidRPr="00EE7B05">
          <w:t>生産効率</w:t>
        </w:r>
      </w:ins>
      <w:del w:id="89" w:author="TANIMIZU Yoshitaka" w:date="2026-08-30T21:17:00Z" w16du:dateUtc="2026-08-30T12:17:00Z">
        <w:r w:rsidRPr="005655F7" w:rsidDel="00EE7B05">
          <w:delText>効率性指標</w:delText>
        </w:r>
      </w:del>
      <w:r w:rsidRPr="005655F7">
        <w:t>だけでなく処理順序の変更量という安定性</w:t>
      </w:r>
      <w:ins w:id="90" w:author="TANIMIZU Yoshitaka" w:date="2026-08-30T21:20:00Z" w16du:dateUtc="2026-08-30T12:20:00Z">
        <w:r w:rsidR="00EE7B05">
          <w:rPr>
            <w:rFonts w:hint="eastAsia"/>
          </w:rPr>
          <w:t>の</w:t>
        </w:r>
      </w:ins>
      <w:r w:rsidRPr="005655F7">
        <w:t>指標も</w:t>
      </w:r>
      <w:del w:id="91" w:author="TANIMIZU Yoshitaka" w:date="2026-08-30T21:20:00Z" w16du:dateUtc="2026-08-30T12:20:00Z">
        <w:r w:rsidR="00EE7B05" w:rsidRPr="005655F7" w:rsidDel="00EE7B05">
          <w:rPr>
            <w:rFonts w:hint="eastAsia"/>
          </w:rPr>
          <w:delText>求められる</w:delText>
        </w:r>
      </w:del>
      <w:ins w:id="92" w:author="TANIMIZU Yoshitaka" w:date="2026-08-30T21:20:00Z" w16du:dateUtc="2026-08-30T12:20:00Z">
        <w:r w:rsidR="00EE7B05">
          <w:rPr>
            <w:rFonts w:hint="eastAsia"/>
          </w:rPr>
          <w:t>必要である</w:t>
        </w:r>
      </w:ins>
      <w:r w:rsidRPr="005655F7">
        <w:t>。</w:t>
      </w:r>
    </w:p>
    <w:p w14:paraId="4702BD10" w14:textId="77777777" w:rsidR="005655F7" w:rsidRPr="005655F7" w:rsidRDefault="005655F7" w:rsidP="005655F7"/>
    <w:p w14:paraId="4F1BEF8B" w14:textId="39427F65" w:rsidR="005655F7" w:rsidRPr="005655F7" w:rsidRDefault="005655F7" w:rsidP="005655F7">
      <w:r w:rsidRPr="005655F7">
        <w:t>本研究はジョブショップスケジューリング問題の作業遅延を対象に、</w:t>
      </w:r>
      <w:ins w:id="93" w:author="TANIMIZU Yoshitaka" w:date="2026-08-30T21:24:00Z" w16du:dateUtc="2026-08-30T12:24:00Z">
        <w:r w:rsidR="006E3431" w:rsidRPr="006E3431">
          <w:t>生産効率</w:t>
        </w:r>
      </w:ins>
      <w:del w:id="94" w:author="TANIMIZU Yoshitaka" w:date="2026-08-30T21:24:00Z" w16du:dateUtc="2026-08-30T12:24:00Z">
        <w:r w:rsidRPr="005655F7" w:rsidDel="006E3431">
          <w:delText>効率性</w:delText>
        </w:r>
      </w:del>
      <w:r w:rsidRPr="005655F7">
        <w:t>と安定性の二目的最適化として再スケジューリングを扱う。再スケジューリングでは、外乱前の</w:t>
      </w:r>
      <w:del w:id="95" w:author="TANIMIZU Yoshitaka" w:date="2026-08-30T21:20:00Z" w16du:dateUtc="2026-08-30T12:20:00Z">
        <w:r w:rsidR="004C0DCA" w:rsidRPr="005655F7" w:rsidDel="004C0DCA">
          <w:rPr>
            <w:rFonts w:hint="eastAsia"/>
          </w:rPr>
          <w:delText>当初</w:delText>
        </w:r>
      </w:del>
      <w:ins w:id="96" w:author="TANIMIZU Yoshitaka" w:date="2026-08-30T21:20:00Z" w16du:dateUtc="2026-08-30T12:20:00Z">
        <w:r w:rsidR="004C0DCA">
          <w:rPr>
            <w:rFonts w:hint="eastAsia"/>
          </w:rPr>
          <w:t>初期</w:t>
        </w:r>
      </w:ins>
      <w:r w:rsidRPr="005655F7">
        <w:t>スケジュールが高品質な解として存在し、安定性の面ではこれが最適解にあたる。</w:t>
      </w:r>
      <w:del w:id="97" w:author="TANIMIZU Yoshitaka" w:date="2026-08-30T21:39:00Z" w16du:dateUtc="2026-08-30T12:39:00Z">
        <w:r w:rsidRPr="005655F7" w:rsidDel="00A319AA">
          <w:delText>しかし</w:delText>
        </w:r>
      </w:del>
      <w:r w:rsidRPr="005655F7">
        <w:t>既存研究は安定性を評価</w:t>
      </w:r>
      <w:del w:id="98" w:author="TANIMIZU Yoshitaka" w:date="2026-08-30T21:39:00Z" w16du:dateUtc="2026-08-30T12:39:00Z">
        <w:r w:rsidR="00A319AA" w:rsidRPr="005655F7" w:rsidDel="00A319AA">
          <w:rPr>
            <w:rFonts w:hint="eastAsia"/>
          </w:rPr>
          <w:delText>項</w:delText>
        </w:r>
      </w:del>
      <w:ins w:id="99" w:author="TANIMIZU Yoshitaka" w:date="2026-08-30T21:39:00Z" w16du:dateUtc="2026-08-30T12:39:00Z">
        <w:r w:rsidR="00A319AA">
          <w:rPr>
            <w:rFonts w:hint="eastAsia"/>
          </w:rPr>
          <w:t>指標</w:t>
        </w:r>
      </w:ins>
      <w:r w:rsidRPr="005655F7">
        <w:t>として</w:t>
      </w:r>
      <w:del w:id="100" w:author="TANIMIZU Yoshitaka" w:date="2026-08-30T21:39:00Z" w16du:dateUtc="2026-08-30T12:39:00Z">
        <w:r w:rsidRPr="005655F7" w:rsidDel="00A319AA">
          <w:delText>受動的に</w:delText>
        </w:r>
      </w:del>
      <w:r w:rsidRPr="005655F7">
        <w:t>扱うか</w:t>
      </w:r>
      <w:ins w:id="101" w:author="TANIMIZU Yoshitaka" w:date="2026-08-30T21:40:00Z" w16du:dateUtc="2026-08-30T12:40:00Z">
        <w:r w:rsidR="00A319AA">
          <w:rPr>
            <w:rFonts w:hint="eastAsia"/>
          </w:rPr>
          <w:t>、</w:t>
        </w:r>
      </w:ins>
      <w:r w:rsidRPr="005655F7">
        <w:t>探索範囲</w:t>
      </w:r>
      <w:del w:id="102" w:author="TANIMIZU Yoshitaka" w:date="2026-08-30T21:40:00Z" w16du:dateUtc="2026-08-30T12:40:00Z">
        <w:r w:rsidR="00A319AA" w:rsidRPr="005655F7" w:rsidDel="00A319AA">
          <w:rPr>
            <w:rFonts w:hint="eastAsia"/>
          </w:rPr>
          <w:delText>の</w:delText>
        </w:r>
      </w:del>
      <w:ins w:id="103" w:author="TANIMIZU Yoshitaka" w:date="2026-08-30T21:40:00Z" w16du:dateUtc="2026-08-30T12:40:00Z">
        <w:r w:rsidR="00A319AA">
          <w:rPr>
            <w:rFonts w:hint="eastAsia"/>
          </w:rPr>
          <w:t>を</w:t>
        </w:r>
      </w:ins>
      <w:r w:rsidRPr="005655F7">
        <w:t>限定</w:t>
      </w:r>
      <w:del w:id="104" w:author="TANIMIZU Yoshitaka" w:date="2026-08-30T21:40:00Z" w16du:dateUtc="2026-08-30T12:40:00Z">
        <w:r w:rsidRPr="005655F7" w:rsidDel="00A319AA">
          <w:delText>で確保</w:delText>
        </w:r>
      </w:del>
      <w:r w:rsidRPr="005655F7">
        <w:t>する方式が</w:t>
      </w:r>
      <w:del w:id="105" w:author="TANIMIZU Yoshitaka" w:date="2026-08-30T21:40:00Z" w16du:dateUtc="2026-08-30T12:40:00Z">
        <w:r w:rsidR="00A319AA" w:rsidRPr="005655F7" w:rsidDel="00A319AA">
          <w:rPr>
            <w:rFonts w:hint="eastAsia"/>
          </w:rPr>
          <w:delText>中心で、</w:delText>
        </w:r>
      </w:del>
      <w:ins w:id="106" w:author="TANIMIZU Yoshitaka" w:date="2026-08-30T21:40:00Z" w16du:dateUtc="2026-08-30T12:40:00Z">
        <w:r w:rsidR="00A319AA">
          <w:rPr>
            <w:rFonts w:hint="eastAsia"/>
          </w:rPr>
          <w:t>多い。また</w:t>
        </w:r>
      </w:ins>
      <w:r w:rsidRPr="005655F7">
        <w:t>解法</w:t>
      </w:r>
      <w:del w:id="107" w:author="TANIMIZU Yoshitaka" w:date="2026-08-30T21:40:00Z" w16du:dateUtc="2026-08-30T12:40:00Z">
        <w:r w:rsidR="00A319AA" w:rsidRPr="005655F7" w:rsidDel="00A319AA">
          <w:rPr>
            <w:rFonts w:hint="eastAsia"/>
          </w:rPr>
          <w:delText>も</w:delText>
        </w:r>
      </w:del>
      <w:ins w:id="108" w:author="TANIMIZU Yoshitaka" w:date="2026-08-30T21:40:00Z" w16du:dateUtc="2026-08-30T12:40:00Z">
        <w:r w:rsidR="00A319AA">
          <w:rPr>
            <w:rFonts w:hint="eastAsia"/>
          </w:rPr>
          <w:t>は</w:t>
        </w:r>
      </w:ins>
      <w:r w:rsidRPr="005655F7">
        <w:t>多点探索に偏り、この特性が探索方式の優劣に与える影響は十分に検討されていない。そこで、解を少しずつ</w:t>
      </w:r>
      <w:del w:id="109" w:author="TANIMIZU Yoshitaka" w:date="2026-08-30T21:41:00Z" w16du:dateUtc="2026-08-30T12:41:00Z">
        <w:r w:rsidR="00A319AA" w:rsidRPr="005655F7" w:rsidDel="00A319AA">
          <w:rPr>
            <w:rFonts w:hint="eastAsia"/>
          </w:rPr>
          <w:delText>変形</w:delText>
        </w:r>
      </w:del>
      <w:ins w:id="110" w:author="TANIMIZU Yoshitaka" w:date="2026-08-30T21:41:00Z" w16du:dateUtc="2026-08-30T12:41:00Z">
        <w:r w:rsidR="00A319AA">
          <w:rPr>
            <w:rFonts w:hint="eastAsia"/>
          </w:rPr>
          <w:t>変更</w:t>
        </w:r>
      </w:ins>
      <w:r w:rsidRPr="005655F7">
        <w:t>する単点探索(反復局所探索)は</w:t>
      </w:r>
      <w:ins w:id="111" w:author="TANIMIZU Yoshitaka" w:date="2026-08-30T21:41:00Z" w16du:dateUtc="2026-08-30T12:41:00Z">
        <w:r w:rsidR="00A319AA">
          <w:rPr>
            <w:rFonts w:hint="eastAsia"/>
          </w:rPr>
          <w:t>、</w:t>
        </w:r>
      </w:ins>
      <w:r w:rsidRPr="005655F7">
        <w:t>交叉で解を組み替える多点探索(遺伝的局所探索)よりも安定性が高く効率の良い解を多く得られるという仮説を、局所探索を揃えた統制比較で検証した。その結果、</w:t>
      </w:r>
      <w:r w:rsidRPr="007B0580">
        <w:rPr>
          <w:u w:val="single"/>
          <w:rPrChange w:id="112" w:author="TANIMIZU Yoshitaka" w:date="2026-08-30T21:51:00Z" w16du:dateUtc="2026-08-30T12:51:00Z">
            <w:rPr/>
          </w:rPrChange>
        </w:rPr>
        <w:t>安定性の高い解の質で単点探索が全8シナリオで多点探索を上回り、5シナリオでは2〜4.5倍、3シナリオでは多点探索が安定性の高い解に到達できなかった。</w:t>
      </w:r>
      <w:ins w:id="113" w:author="TANIMIZU Yoshitaka" w:date="2026-08-30T21:51:00Z" w16du:dateUtc="2026-08-30T12:51:00Z">
        <w:r w:rsidR="007B0580" w:rsidRPr="007B0580">
          <w:rPr>
            <w:rFonts w:hint="eastAsia"/>
            <w:color w:val="EE0000"/>
            <w:bdr w:val="single" w:sz="4" w:space="0" w:color="auto"/>
            <w:rPrChange w:id="114" w:author="TANIMIZU Yoshitaka" w:date="2026-08-30T21:52:00Z" w16du:dateUtc="2026-08-30T12:52:00Z">
              <w:rPr>
                <w:rFonts w:hint="eastAsia"/>
                <w:u w:val="single"/>
              </w:rPr>
            </w:rPrChange>
          </w:rPr>
          <w:t>←ここは</w:t>
        </w:r>
        <w:r w:rsidR="007B0580" w:rsidRPr="007B0580">
          <w:rPr>
            <w:rFonts w:hint="eastAsia"/>
            <w:color w:val="EE0000"/>
            <w:bdr w:val="single" w:sz="4" w:space="0" w:color="auto"/>
            <w:rPrChange w:id="115" w:author="TANIMIZU Yoshitaka" w:date="2026-08-30T21:52:00Z" w16du:dateUtc="2026-08-30T12:52:00Z">
              <w:rPr>
                <w:rFonts w:hint="eastAsia"/>
              </w:rPr>
            </w:rPrChange>
          </w:rPr>
          <w:t>どう直してよいか分かりません</w:t>
        </w:r>
      </w:ins>
    </w:p>
    <w:p w14:paraId="7DC19470" w14:textId="77777777" w:rsidR="005655F7" w:rsidRPr="005655F7" w:rsidRDefault="005655F7" w:rsidP="005655F7"/>
    <w:p w14:paraId="066890F1" w14:textId="5C0A3EEF" w:rsidR="005655F7" w:rsidRPr="005655F7" w:rsidRDefault="007B0580" w:rsidP="005655F7">
      <w:del w:id="116" w:author="TANIMIZU Yoshitaka" w:date="2026-08-30T21:52:00Z" w16du:dateUtc="2026-08-30T12:52:00Z">
        <w:r w:rsidRPr="005655F7" w:rsidDel="007B0580">
          <w:rPr>
            <w:rFonts w:hint="eastAsia"/>
          </w:rPr>
          <w:delText>さらに</w:delText>
        </w:r>
      </w:del>
      <w:ins w:id="117" w:author="TANIMIZU Yoshitaka" w:date="2026-08-30T21:52:00Z" w16du:dateUtc="2026-08-30T12:52:00Z">
        <w:r>
          <w:rPr>
            <w:rFonts w:hint="eastAsia"/>
          </w:rPr>
          <w:t>次に</w:t>
        </w:r>
      </w:ins>
      <w:r w:rsidR="005655F7" w:rsidRPr="005655F7">
        <w:t>、多点探索に欠けるこの能力を補うため、解を</w:t>
      </w:r>
      <w:del w:id="118" w:author="TANIMIZU Yoshitaka" w:date="2026-08-30T21:22:00Z" w16du:dateUtc="2026-08-30T12:22:00Z">
        <w:r w:rsidR="007D0871" w:rsidRPr="005655F7" w:rsidDel="007D0871">
          <w:rPr>
            <w:rFonts w:hint="eastAsia"/>
          </w:rPr>
          <w:delText>当初</w:delText>
        </w:r>
      </w:del>
      <w:ins w:id="119" w:author="TANIMIZU Yoshitaka" w:date="2026-08-30T21:22:00Z" w16du:dateUtc="2026-08-30T12:22:00Z">
        <w:r w:rsidR="007D0871">
          <w:rPr>
            <w:rFonts w:hint="eastAsia"/>
          </w:rPr>
          <w:t>初期</w:t>
        </w:r>
      </w:ins>
      <w:r w:rsidR="005655F7" w:rsidRPr="005655F7">
        <w:t>スケジュールへ引き寄せる操作をpath relinkingに基づいて提案</w:t>
      </w:r>
      <w:del w:id="120" w:author="TANIMIZU Yoshitaka" w:date="2026-08-30T21:52:00Z" w16du:dateUtc="2026-08-30T12:52:00Z">
        <w:r w:rsidRPr="005655F7" w:rsidDel="007B0580">
          <w:rPr>
            <w:rFonts w:hint="eastAsia"/>
          </w:rPr>
          <w:delText>した</w:delText>
        </w:r>
      </w:del>
      <w:ins w:id="121" w:author="TANIMIZU Yoshitaka" w:date="2026-08-30T21:52:00Z" w16du:dateUtc="2026-08-30T12:52:00Z">
        <w:r>
          <w:rPr>
            <w:rFonts w:hint="eastAsia"/>
          </w:rPr>
          <w:t>する</w:t>
        </w:r>
      </w:ins>
      <w:r w:rsidR="005655F7" w:rsidRPr="005655F7">
        <w:t>。これを単点探索と多点探索に組み込んだ結果、</w:t>
      </w:r>
      <w:r w:rsidR="005655F7" w:rsidRPr="007B0580">
        <w:rPr>
          <w:strike/>
          <w:rPrChange w:id="122" w:author="TANIMIZU Yoshitaka" w:date="2026-08-30T21:55:00Z" w16du:dateUtc="2026-08-30T12:55:00Z">
            <w:rPr/>
          </w:rPrChange>
        </w:rPr>
        <w:t>効果は探索方式により非対称に現れ、</w:t>
      </w:r>
      <w:r w:rsidR="005655F7" w:rsidRPr="005655F7">
        <w:t>多点探索では安定性の高い解の質が全8シナリオで2倍以上改善し単点探索と</w:t>
      </w:r>
      <w:del w:id="123" w:author="TANIMIZU Yoshitaka" w:date="2026-08-30T21:55:00Z" w16du:dateUtc="2026-08-30T12:55:00Z">
        <w:r w:rsidRPr="005655F7" w:rsidDel="007B0580">
          <w:rPr>
            <w:rFonts w:hint="eastAsia"/>
          </w:rPr>
          <w:delText>並ぶ</w:delText>
        </w:r>
      </w:del>
      <w:ins w:id="124" w:author="TANIMIZU Yoshitaka" w:date="2026-08-30T21:55:00Z" w16du:dateUtc="2026-08-30T12:55:00Z">
        <w:r>
          <w:rPr>
            <w:rFonts w:hint="eastAsia"/>
          </w:rPr>
          <w:t>同等の結果が得られた。</w:t>
        </w:r>
      </w:ins>
      <w:r w:rsidR="005655F7" w:rsidRPr="005655F7">
        <w:t>一方、単点探索では改善はわずかであった。最</w:t>
      </w:r>
      <w:r w:rsidR="005655F7" w:rsidRPr="005655F7">
        <w:lastRenderedPageBreak/>
        <w:t>良手法は評価指標により異なり、総合的な質では</w:t>
      </w:r>
      <w:r w:rsidR="005655F7" w:rsidRPr="007B0580">
        <w:rPr>
          <w:u w:val="single"/>
          <w:rPrChange w:id="125" w:author="TANIMIZU Yoshitaka" w:date="2026-08-30T21:56:00Z" w16du:dateUtc="2026-08-30T12:56:00Z">
            <w:rPr/>
          </w:rPrChange>
        </w:rPr>
        <w:t>多点探索＋提案操作</w:t>
      </w:r>
      <w:ins w:id="126" w:author="TANIMIZU Yoshitaka" w:date="2026-08-30T21:56:00Z" w16du:dateUtc="2026-08-30T12:56:00Z">
        <w:r w:rsidRPr="007B0580">
          <w:rPr>
            <w:rFonts w:hint="eastAsia"/>
            <w:color w:val="EE0000"/>
            <w:bdr w:val="single" w:sz="4" w:space="0" w:color="auto"/>
            <w:rPrChange w:id="127" w:author="TANIMIZU Yoshitaka" w:date="2026-08-30T21:56:00Z" w16du:dateUtc="2026-08-30T12:56:00Z">
              <w:rPr>
                <w:rFonts w:hint="eastAsia"/>
              </w:rPr>
            </w:rPrChange>
          </w:rPr>
          <w:t>←</w:t>
        </w:r>
        <w:r>
          <w:rPr>
            <w:rFonts w:hint="eastAsia"/>
            <w:color w:val="EE0000"/>
            <w:bdr w:val="single" w:sz="4" w:space="0" w:color="auto"/>
          </w:rPr>
          <w:t>「＋</w:t>
        </w:r>
        <w:r>
          <w:rPr>
            <w:rFonts w:hint="eastAsia"/>
            <w:color w:val="EE0000"/>
            <w:bdr w:val="single" w:sz="4" w:space="0" w:color="auto"/>
          </w:rPr>
          <w:t>」</w:t>
        </w:r>
        <w:r>
          <w:rPr>
            <w:rFonts w:hint="eastAsia"/>
            <w:color w:val="EE0000"/>
            <w:bdr w:val="single" w:sz="4" w:space="0" w:color="auto"/>
          </w:rPr>
          <w:t>の</w:t>
        </w:r>
      </w:ins>
      <w:ins w:id="128" w:author="TANIMIZU Yoshitaka" w:date="2026-08-30T21:57:00Z" w16du:dateUtc="2026-08-30T12:57:00Z">
        <w:r>
          <w:rPr>
            <w:rFonts w:hint="eastAsia"/>
            <w:color w:val="EE0000"/>
            <w:bdr w:val="single" w:sz="4" w:space="0" w:color="auto"/>
          </w:rPr>
          <w:t>意味は？</w:t>
        </w:r>
      </w:ins>
      <w:ins w:id="129" w:author="TANIMIZU Yoshitaka" w:date="2026-08-30T21:56:00Z" w16du:dateUtc="2026-08-30T12:56:00Z">
        <w:r w:rsidRPr="007B0580">
          <w:rPr>
            <w:rFonts w:hint="eastAsia"/>
            <w:color w:val="EE0000"/>
            <w:bdr w:val="single" w:sz="4" w:space="0" w:color="auto"/>
            <w:rPrChange w:id="130" w:author="TANIMIZU Yoshitaka" w:date="2026-08-30T21:56:00Z" w16du:dateUtc="2026-08-30T12:56:00Z">
              <w:rPr>
                <w:rFonts w:hint="eastAsia"/>
              </w:rPr>
            </w:rPrChange>
          </w:rPr>
          <w:t>ハイブリッド化？</w:t>
        </w:r>
      </w:ins>
      <w:r w:rsidR="005655F7" w:rsidRPr="005655F7">
        <w:t>が、</w:t>
      </w:r>
      <w:r w:rsidR="005655F7" w:rsidRPr="007B0580">
        <w:rPr>
          <w:u w:val="single"/>
          <w:rPrChange w:id="131" w:author="TANIMIZU Yoshitaka" w:date="2026-08-30T21:58:00Z" w16du:dateUtc="2026-08-30T12:58:00Z">
            <w:rPr/>
          </w:rPrChange>
        </w:rPr>
        <w:t>速さ</w:t>
      </w:r>
      <w:ins w:id="132" w:author="TANIMIZU Yoshitaka" w:date="2026-08-30T21:58:00Z" w16du:dateUtc="2026-08-30T12:58:00Z">
        <w:r w:rsidRPr="007B0580">
          <w:rPr>
            <w:rFonts w:hint="eastAsia"/>
            <w:color w:val="EE0000"/>
            <w:bdr w:val="single" w:sz="4" w:space="0" w:color="auto"/>
            <w:rPrChange w:id="133" w:author="TANIMIZU Yoshitaka" w:date="2026-08-30T21:58:00Z" w16du:dateUtc="2026-08-30T12:58:00Z">
              <w:rPr>
                <w:rFonts w:hint="eastAsia"/>
                <w:u w:val="single"/>
              </w:rPr>
            </w:rPrChange>
          </w:rPr>
          <w:t>←</w:t>
        </w:r>
        <w:r w:rsidRPr="007B0580">
          <w:rPr>
            <w:rFonts w:hint="eastAsia"/>
            <w:color w:val="EE0000"/>
            <w:bdr w:val="single" w:sz="4" w:space="0" w:color="auto"/>
            <w:rPrChange w:id="134" w:author="TANIMIZU Yoshitaka" w:date="2026-08-30T21:58:00Z" w16du:dateUtc="2026-08-30T12:58:00Z">
              <w:rPr>
                <w:rFonts w:hint="eastAsia"/>
              </w:rPr>
            </w:rPrChange>
          </w:rPr>
          <w:t>何の早さ？</w:t>
        </w:r>
      </w:ins>
      <w:r w:rsidR="005655F7" w:rsidRPr="005655F7">
        <w:t>では単点探索が優れた。</w:t>
      </w:r>
    </w:p>
    <w:p w14:paraId="6910A0FB" w14:textId="77777777" w:rsidR="009804FB" w:rsidRPr="005655F7" w:rsidRDefault="009804FB"/>
    <w:sectPr w:rsidR="009804FB" w:rsidRPr="005655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IMIZU Yoshitaka">
    <w15:presenceInfo w15:providerId="AD" w15:userId="S::tanimizu@waseda.jp::52d5bc0d-9b19-4fa5-a6f9-17cea75f76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bordersDoNotSurroundHeader/>
  <w:bordersDoNotSurroundFooter/>
  <w:proofState w:spelling="clean" w:grammar="dirty"/>
  <w:trackRevision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103"/>
    <w:rsid w:val="001111F5"/>
    <w:rsid w:val="001C5B28"/>
    <w:rsid w:val="00434A42"/>
    <w:rsid w:val="00436C2D"/>
    <w:rsid w:val="004C0DCA"/>
    <w:rsid w:val="005655F7"/>
    <w:rsid w:val="006E3431"/>
    <w:rsid w:val="007B0580"/>
    <w:rsid w:val="007D0871"/>
    <w:rsid w:val="008006AA"/>
    <w:rsid w:val="008149F5"/>
    <w:rsid w:val="00904F54"/>
    <w:rsid w:val="009804FB"/>
    <w:rsid w:val="00A319AA"/>
    <w:rsid w:val="00BE5F8B"/>
    <w:rsid w:val="00D97314"/>
    <w:rsid w:val="00EE7B05"/>
    <w:rsid w:val="00FC21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5B0DE6"/>
  <w15:chartTrackingRefBased/>
  <w15:docId w15:val="{48799623-64E4-4996-AFC7-E0B0F53C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21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C21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C210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C21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C21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C21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C21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C21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C21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C21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C21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C210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C21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C21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C21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C21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C21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C21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C21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C21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21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C21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2103"/>
    <w:pPr>
      <w:spacing w:before="160" w:after="160"/>
      <w:jc w:val="center"/>
    </w:pPr>
    <w:rPr>
      <w:i/>
      <w:iCs/>
      <w:color w:val="404040" w:themeColor="text1" w:themeTint="BF"/>
    </w:rPr>
  </w:style>
  <w:style w:type="character" w:customStyle="1" w:styleId="a8">
    <w:name w:val="引用文 (文字)"/>
    <w:basedOn w:val="a0"/>
    <w:link w:val="a7"/>
    <w:uiPriority w:val="29"/>
    <w:rsid w:val="00FC2103"/>
    <w:rPr>
      <w:i/>
      <w:iCs/>
      <w:color w:val="404040" w:themeColor="text1" w:themeTint="BF"/>
    </w:rPr>
  </w:style>
  <w:style w:type="paragraph" w:styleId="a9">
    <w:name w:val="List Paragraph"/>
    <w:basedOn w:val="a"/>
    <w:uiPriority w:val="34"/>
    <w:qFormat/>
    <w:rsid w:val="00FC2103"/>
    <w:pPr>
      <w:ind w:left="720"/>
      <w:contextualSpacing/>
    </w:pPr>
  </w:style>
  <w:style w:type="character" w:styleId="21">
    <w:name w:val="Intense Emphasis"/>
    <w:basedOn w:val="a0"/>
    <w:uiPriority w:val="21"/>
    <w:qFormat/>
    <w:rsid w:val="00FC2103"/>
    <w:rPr>
      <w:i/>
      <w:iCs/>
      <w:color w:val="0F4761" w:themeColor="accent1" w:themeShade="BF"/>
    </w:rPr>
  </w:style>
  <w:style w:type="paragraph" w:styleId="22">
    <w:name w:val="Intense Quote"/>
    <w:basedOn w:val="a"/>
    <w:next w:val="a"/>
    <w:link w:val="23"/>
    <w:uiPriority w:val="30"/>
    <w:qFormat/>
    <w:rsid w:val="00FC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C2103"/>
    <w:rPr>
      <w:i/>
      <w:iCs/>
      <w:color w:val="0F4761" w:themeColor="accent1" w:themeShade="BF"/>
    </w:rPr>
  </w:style>
  <w:style w:type="character" w:styleId="24">
    <w:name w:val="Intense Reference"/>
    <w:basedOn w:val="a0"/>
    <w:uiPriority w:val="32"/>
    <w:qFormat/>
    <w:rsid w:val="00FC2103"/>
    <w:rPr>
      <w:b/>
      <w:bCs/>
      <w:smallCaps/>
      <w:color w:val="0F4761" w:themeColor="accent1" w:themeShade="BF"/>
      <w:spacing w:val="5"/>
    </w:rPr>
  </w:style>
  <w:style w:type="paragraph" w:styleId="aa">
    <w:name w:val="Revision"/>
    <w:hidden/>
    <w:uiPriority w:val="99"/>
    <w:semiHidden/>
    <w:rsid w:val="00111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2</Pages>
  <Words>171</Words>
  <Characters>980</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TANIMIZU Yoshitaka</dc:creator>
  <cp:keywords/>
  <dc:description/>
  <cp:lastModifiedBy>TANIMIZU Yoshitaka</cp:lastModifiedBy>
  <cp:revision>14</cp:revision>
  <dcterms:created xsi:type="dcterms:W3CDTF">2026-08-30T05:33:00Z</dcterms:created>
  <dcterms:modified xsi:type="dcterms:W3CDTF">2026-08-30T12:59:00Z</dcterms:modified>
</cp:coreProperties>
</file>