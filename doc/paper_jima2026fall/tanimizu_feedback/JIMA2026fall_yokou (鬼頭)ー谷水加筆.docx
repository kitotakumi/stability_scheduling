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0F6C12" w14:textId="77777777" w:rsidR="00753BD5" w:rsidRDefault="00B56108">
      <w:pPr>
        <w:pStyle w:val="ima001"/>
      </w:pPr>
      <w:r>
        <w:rPr>
          <w:rFonts w:ascii="Times New Roman" w:hAnsi="Times New Roman"/>
        </w:rPr>
        <w:t>処理順序の変更量を考慮した再スケジューリングにおける</w:t>
      </w:r>
      <w:r>
        <w:br/>
      </w:r>
      <w:r>
        <w:rPr>
          <w:rFonts w:ascii="Times New Roman" w:hAnsi="Times New Roman"/>
        </w:rPr>
        <w:t xml:space="preserve">path relinking </w:t>
      </w:r>
      <w:r>
        <w:rPr>
          <w:rFonts w:ascii="Times New Roman" w:hAnsi="Times New Roman"/>
        </w:rPr>
        <w:t>の適用と探索構造の比較評価</w:t>
      </w:r>
    </w:p>
    <w:p w14:paraId="1FB1B1E7" w14:textId="77777777" w:rsidR="00753BD5" w:rsidDel="00441F88" w:rsidRDefault="00B56108">
      <w:pPr>
        <w:pStyle w:val="ima002"/>
        <w:spacing w:before="291"/>
        <w:rPr>
          <w:del w:id="0" w:author="TANIMIZU Yoshitaka" w:date="2026-09-25T23:35:00Z"/>
        </w:rPr>
      </w:pPr>
      <w:r>
        <w:rPr>
          <w:rFonts w:ascii="Times New Roman" w:hAnsi="Times New Roman"/>
        </w:rPr>
        <w:t>早稲田大学</w:t>
      </w:r>
      <w:del w:id="1" w:author="TANIMIZU Yoshitaka" w:date="2026-09-25T23:35:00Z">
        <w:r w:rsidDel="00441F88">
          <w:rPr>
            <w:rFonts w:ascii="Times New Roman" w:hAnsi="Times New Roman"/>
          </w:rPr>
          <w:delText>大学院</w:delText>
        </w:r>
      </w:del>
      <w:r>
        <w:rPr>
          <w:rFonts w:ascii="Times New Roman" w:hAnsi="Times New Roman"/>
        </w:rPr>
        <w:t xml:space="preserve">　＊鬼頭拓海</w:t>
      </w:r>
      <w:ins w:id="2" w:author="TANIMIZU Yoshitaka" w:date="2026-09-25T23:35:00Z">
        <w:r w:rsidR="00441F88">
          <w:rPr>
            <w:rFonts w:ascii="Times New Roman" w:hAnsi="Times New Roman" w:hint="eastAsia"/>
          </w:rPr>
          <w:t>，</w:t>
        </w:r>
      </w:ins>
    </w:p>
    <w:p w14:paraId="7F02A9B4" w14:textId="77777777" w:rsidR="00753BD5" w:rsidRDefault="00B56108" w:rsidP="00441F88">
      <w:pPr>
        <w:pStyle w:val="ima002"/>
        <w:spacing w:before="291"/>
        <w:pPrChange w:id="3" w:author="TANIMIZU Yoshitaka" w:date="2026-09-25T23:35:00Z">
          <w:pPr>
            <w:pStyle w:val="ima003"/>
            <w:spacing w:afterLines="50" w:after="145"/>
          </w:pPr>
        </w:pPrChange>
      </w:pPr>
      <w:del w:id="4" w:author="TANIMIZU Yoshitaka" w:date="2026-09-25T23:35:00Z">
        <w:r w:rsidDel="00441F88">
          <w:delText xml:space="preserve">早稲田大学　</w:delText>
        </w:r>
      </w:del>
      <w:r>
        <w:t>谷水義隆，渡邉るりこ</w:t>
      </w:r>
    </w:p>
    <w:p w14:paraId="243566D6" w14:textId="77777777" w:rsidR="00753BD5" w:rsidRDefault="00753BD5">
      <w:pPr>
        <w:spacing w:line="14" w:lineRule="exact"/>
        <w:rPr>
          <w:sz w:val="2"/>
        </w:rPr>
        <w:sectPr w:rsidR="00753BD5" w:rsidSect="00471A89">
          <w:pgSz w:w="11906" w:h="16838" w:code="9"/>
          <w:pgMar w:top="1134" w:right="1134" w:bottom="1134" w:left="1134" w:header="851" w:footer="992" w:gutter="0"/>
          <w:cols w:space="425"/>
          <w:docGrid w:type="lines" w:linePitch="291"/>
        </w:sectPr>
      </w:pPr>
    </w:p>
    <w:p w14:paraId="2FB6F0BE" w14:textId="77777777" w:rsidR="00753BD5" w:rsidRDefault="00B56108">
      <w:pPr>
        <w:pStyle w:val="ima004"/>
        <w:keepNext/>
      </w:pPr>
      <w:r>
        <w:rPr>
          <w:rFonts w:ascii="Times New Roman" w:eastAsia="ＭＳ Ｐ明朝" w:hAnsi="Times New Roman"/>
        </w:rPr>
        <w:t>はじめに</w:t>
      </w:r>
    </w:p>
    <w:p w14:paraId="183E6A10" w14:textId="77777777" w:rsidR="00753BD5" w:rsidRDefault="00B56108">
      <w:pPr>
        <w:pStyle w:val="ima010"/>
      </w:pPr>
      <w:commentRangeStart w:id="5"/>
      <w:r>
        <w:rPr>
          <w:rFonts w:ascii="Times New Roman" w:hAnsi="Times New Roman"/>
        </w:rPr>
        <w:t xml:space="preserve">　製造現場では機械故障や作業遅延などの外乱により、事前に作成した初期スケジュール通りに実行できないことがある。その対応策として、未着手の作業の処理順序を変更する再スケジューリングがある</w:t>
      </w:r>
      <w:r>
        <w:rPr>
          <w:rFonts w:ascii="Times New Roman" w:hAnsi="Times New Roman"/>
          <w:vertAlign w:val="superscript"/>
        </w:rPr>
        <w:t>1)</w:t>
      </w:r>
      <w:r>
        <w:rPr>
          <w:rFonts w:ascii="Times New Roman" w:hAnsi="Times New Roman"/>
        </w:rPr>
        <w:t>。ここで、総所要時間などの生産効率のみを目的関数とすると、初期スケジュールと大幅に異なる解となり、段取り替えや資材の再手配などのコストが生じる。そのため再スケジューリングでは、生産効率だけでなく、初期スケジュールからの処理順序の変更量という安定性の指標も必要である</w:t>
      </w:r>
      <w:r>
        <w:rPr>
          <w:rFonts w:ascii="Times New Roman" w:hAnsi="Times New Roman"/>
          <w:vertAlign w:val="superscript"/>
        </w:rPr>
        <w:t>2)</w:t>
      </w:r>
      <w:r>
        <w:rPr>
          <w:rFonts w:ascii="Times New Roman" w:hAnsi="Times New Roman"/>
        </w:rPr>
        <w:t>。</w:t>
      </w:r>
      <w:commentRangeEnd w:id="5"/>
      <w:r w:rsidR="004A7CFE">
        <w:rPr>
          <w:rStyle w:val="aa"/>
        </w:rPr>
        <w:commentReference w:id="5"/>
      </w:r>
    </w:p>
    <w:p w14:paraId="2D77B4C4" w14:textId="77777777" w:rsidR="00753BD5" w:rsidRDefault="00B56108">
      <w:pPr>
        <w:pStyle w:val="ima010"/>
      </w:pPr>
      <w:r>
        <w:rPr>
          <w:rFonts w:ascii="Times New Roman" w:hAnsi="Times New Roman"/>
        </w:rPr>
        <w:t xml:space="preserve">　再スケジューリングには静的なスケジューリングにない</w:t>
      </w:r>
      <w:r>
        <w:rPr>
          <w:rFonts w:ascii="Times New Roman" w:hAnsi="Times New Roman"/>
        </w:rPr>
        <w:t>特殊性がある。外乱前の初期スケジュール</w:t>
      </w:r>
      <w:r>
        <w:rPr>
          <w:rFonts w:ascii="Times New Roman" w:hAnsi="Times New Roman"/>
        </w:rPr>
        <w:t xml:space="preserve"> </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の処理順序を保ったまま遅延を吸収した解が、安定性の目的では最適解であり、探索を始める前から与えられていることである。変更コストが無視できない場面で求められるのは、この</w:t>
      </w:r>
      <w:r>
        <w:rPr>
          <w:rFonts w:ascii="Times New Roman" w:hAnsi="Times New Roman"/>
        </w:rPr>
        <w:t xml:space="preserve"> </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の</w:t>
      </w:r>
      <w:del w:id="6" w:author="TANIMIZU Yoshitaka" w:date="2026-09-25T23:36:00Z">
        <w:r w:rsidR="00441F88" w:rsidDel="00441F88">
          <w:rPr>
            <w:rFonts w:ascii="Times New Roman" w:hAnsi="Times New Roman" w:hint="eastAsia"/>
          </w:rPr>
          <w:delText>近く</w:delText>
        </w:r>
      </w:del>
      <w:ins w:id="7" w:author="TANIMIZU Yoshitaka" w:date="2026-09-25T23:36:00Z">
        <w:r w:rsidR="00441F88">
          <w:rPr>
            <w:rFonts w:ascii="Times New Roman" w:hAnsi="Times New Roman" w:hint="eastAsia"/>
          </w:rPr>
          <w:t>近傍</w:t>
        </w:r>
      </w:ins>
      <w:r>
        <w:rPr>
          <w:rFonts w:ascii="Times New Roman" w:hAnsi="Times New Roman"/>
        </w:rPr>
        <w:t>（以下、高安定領域）にある、変更を小さく抑えつつ生産効率も改善した解である。</w:t>
      </w:r>
      <w:commentRangeStart w:id="8"/>
      <w:r>
        <w:rPr>
          <w:rFonts w:ascii="Times New Roman" w:hAnsi="Times New Roman"/>
        </w:rPr>
        <w:t>ゆえに手法は、トレードオフ全体の品質だけでなく、高安定領域をどれだけ良く埋められるかでも評価する必要がある</w:t>
      </w:r>
      <w:commentRangeEnd w:id="8"/>
      <w:r w:rsidR="00441F88">
        <w:rPr>
          <w:rStyle w:val="aa"/>
        </w:rPr>
        <w:commentReference w:id="8"/>
      </w:r>
      <w:r>
        <w:rPr>
          <w:rFonts w:ascii="Times New Roman" w:hAnsi="Times New Roman"/>
        </w:rPr>
        <w:t>。</w:t>
      </w:r>
    </w:p>
    <w:p w14:paraId="645E8B95" w14:textId="2CCADA73" w:rsidR="00753BD5" w:rsidRDefault="00B56108">
      <w:pPr>
        <w:pStyle w:val="ima010"/>
      </w:pPr>
      <w:r>
        <w:rPr>
          <w:rFonts w:ascii="Times New Roman" w:hAnsi="Times New Roman"/>
        </w:rPr>
        <w:t xml:space="preserve">　既存研究は、安定性を目的関数に組み込む</w:t>
      </w:r>
      <w:del w:id="9" w:author="TANIMIZU Yoshitaka" w:date="2026-09-25T23:38:00Z">
        <w:r w:rsidR="004A7CFE" w:rsidDel="004A7CFE">
          <w:rPr>
            <w:rFonts w:ascii="Times New Roman" w:hAnsi="Times New Roman" w:hint="eastAsia"/>
          </w:rPr>
          <w:delText>系譜</w:delText>
        </w:r>
      </w:del>
      <w:ins w:id="10" w:author="TANIMIZU Yoshitaka" w:date="2026-09-25T23:38:00Z">
        <w:r w:rsidR="004A7CFE">
          <w:rPr>
            <w:rFonts w:ascii="Times New Roman" w:hAnsi="Times New Roman" w:hint="eastAsia"/>
          </w:rPr>
          <w:t>アプローチ</w:t>
        </w:r>
      </w:ins>
      <w:r>
        <w:rPr>
          <w:rFonts w:ascii="Times New Roman" w:hAnsi="Times New Roman"/>
          <w:vertAlign w:val="superscript"/>
        </w:rPr>
        <w:t>2)</w:t>
      </w:r>
      <w:r>
        <w:rPr>
          <w:rFonts w:ascii="Times New Roman" w:hAnsi="Times New Roman"/>
        </w:rPr>
        <w:t>と、再スケジュールの範囲を限定して安定性を確保する</w:t>
      </w:r>
      <w:del w:id="11" w:author="TANIMIZU Yoshitaka" w:date="2026-09-25T23:38:00Z">
        <w:r w:rsidR="004A7CFE" w:rsidDel="004A7CFE">
          <w:rPr>
            <w:rFonts w:ascii="Times New Roman" w:hAnsi="Times New Roman" w:hint="eastAsia"/>
          </w:rPr>
          <w:delText>系譜</w:delText>
        </w:r>
      </w:del>
      <w:ins w:id="12" w:author="TANIMIZU Yoshitaka" w:date="2026-09-25T23:38:00Z">
        <w:r w:rsidR="004A7CFE">
          <w:rPr>
            <w:rFonts w:ascii="Times New Roman" w:hAnsi="Times New Roman" w:hint="eastAsia"/>
          </w:rPr>
          <w:t>アプローチ</w:t>
        </w:r>
      </w:ins>
      <w:r>
        <w:rPr>
          <w:rFonts w:ascii="Times New Roman" w:hAnsi="Times New Roman"/>
          <w:vertAlign w:val="superscript"/>
        </w:rPr>
        <w:t>1)</w:t>
      </w:r>
      <w:r>
        <w:rPr>
          <w:rFonts w:ascii="Times New Roman" w:hAnsi="Times New Roman"/>
        </w:rPr>
        <w:t>に分かれる</w:t>
      </w:r>
      <w:del w:id="13" w:author="TANIMIZU Yoshitaka" w:date="2026-09-25T23:39:00Z">
        <w:r w:rsidR="004A7CFE" w:rsidDel="004A7CFE">
          <w:rPr>
            <w:rFonts w:ascii="Times New Roman" w:hAnsi="Times New Roman" w:hint="eastAsia"/>
          </w:rPr>
          <w:delText>が、</w:delText>
        </w:r>
      </w:del>
      <w:ins w:id="14" w:author="TANIMIZU Yoshitaka" w:date="2026-09-25T23:39:00Z">
        <w:r w:rsidR="004A7CFE">
          <w:rPr>
            <w:rFonts w:ascii="Times New Roman" w:hAnsi="Times New Roman" w:hint="eastAsia"/>
          </w:rPr>
          <w:t>．</w:t>
        </w:r>
      </w:ins>
      <w:r>
        <w:rPr>
          <w:rFonts w:ascii="Times New Roman" w:hAnsi="Times New Roman"/>
        </w:rPr>
        <w:t>探索による解法は多点探索に偏っており、上記の特性が探索構造の優劣に与える影響は、両構造を同一条件で比較する形では分析されていない。また高安定領域に限った</w:t>
      </w:r>
      <w:commentRangeStart w:id="15"/>
      <w:r>
        <w:rPr>
          <w:rFonts w:ascii="Times New Roman" w:hAnsi="Times New Roman"/>
        </w:rPr>
        <w:t>品質</w:t>
      </w:r>
      <w:commentRangeEnd w:id="15"/>
      <w:r w:rsidR="004A7CFE">
        <w:rPr>
          <w:rStyle w:val="aa"/>
        </w:rPr>
        <w:commentReference w:id="15"/>
      </w:r>
      <w:r>
        <w:rPr>
          <w:rFonts w:ascii="Times New Roman" w:hAnsi="Times New Roman"/>
        </w:rPr>
        <w:t>は測られておらず、解を</w:t>
      </w:r>
      <w:r>
        <w:rPr>
          <w:rFonts w:ascii="Times New Roman" w:hAnsi="Times New Roman"/>
        </w:rPr>
        <w:t xml:space="preserve"> </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へ近づける移動をもつ手法もない。</w:t>
      </w:r>
    </w:p>
    <w:p w14:paraId="1A1DBECE" w14:textId="2025EA8A" w:rsidR="00753BD5" w:rsidRDefault="00B56108">
      <w:pPr>
        <w:pStyle w:val="ima010"/>
      </w:pPr>
      <w:r>
        <w:rPr>
          <w:rFonts w:ascii="Times New Roman" w:hAnsi="Times New Roman"/>
        </w:rPr>
        <w:t xml:space="preserve">　本研究はジョブショップスケジューリング問題（</w:t>
      </w:r>
      <w:r>
        <w:rPr>
          <w:rFonts w:ascii="Times New Roman" w:hAnsi="Times New Roman"/>
        </w:rPr>
        <w:t>JSP</w:t>
      </w:r>
      <w:r>
        <w:rPr>
          <w:rFonts w:ascii="Times New Roman" w:hAnsi="Times New Roman"/>
        </w:rPr>
        <w:t>）の作業遅延を対象に、生産効率と安定性の二目的最適化として再スケジューリングを扱い、</w:t>
      </w:r>
      <w:commentRangeStart w:id="16"/>
      <w:r>
        <w:rPr>
          <w:rFonts w:ascii="Times New Roman" w:hAnsi="Times New Roman"/>
        </w:rPr>
        <w:t>二つの仮説</w:t>
      </w:r>
      <w:commentRangeEnd w:id="16"/>
      <w:r w:rsidR="001443BB">
        <w:rPr>
          <w:rStyle w:val="aa"/>
        </w:rPr>
        <w:commentReference w:id="16"/>
      </w:r>
      <w:r>
        <w:rPr>
          <w:rFonts w:ascii="Times New Roman" w:hAnsi="Times New Roman"/>
        </w:rPr>
        <w:t>を検証する。</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を初期解として少しずつ</w:t>
      </w:r>
      <w:del w:id="17" w:author="TANIMIZU Yoshitaka" w:date="2026-09-25T23:43:00Z">
        <w:r w:rsidR="001443BB" w:rsidDel="001443BB">
          <w:rPr>
            <w:rFonts w:ascii="Times New Roman" w:hAnsi="Times New Roman" w:hint="eastAsia"/>
          </w:rPr>
          <w:delText>変形</w:delText>
        </w:r>
      </w:del>
      <w:ins w:id="18" w:author="TANIMIZU Yoshitaka" w:date="2026-09-25T23:43:00Z">
        <w:r w:rsidR="001443BB">
          <w:rPr>
            <w:rFonts w:ascii="Times New Roman" w:hAnsi="Times New Roman" w:hint="eastAsia"/>
          </w:rPr>
          <w:t>変更</w:t>
        </w:r>
      </w:ins>
      <w:r>
        <w:rPr>
          <w:rFonts w:ascii="Times New Roman" w:hAnsi="Times New Roman"/>
        </w:rPr>
        <w:t>する単点探索は高安定領域を</w:t>
      </w:r>
      <w:commentRangeStart w:id="19"/>
      <w:r>
        <w:rPr>
          <w:rFonts w:ascii="Times New Roman" w:hAnsi="Times New Roman"/>
        </w:rPr>
        <w:t>小刻みに埋めていける</w:t>
      </w:r>
      <w:commentRangeEnd w:id="19"/>
      <w:r w:rsidR="001443BB">
        <w:rPr>
          <w:rStyle w:val="aa"/>
        </w:rPr>
        <w:commentReference w:id="19"/>
      </w:r>
      <w:r>
        <w:rPr>
          <w:rFonts w:ascii="Times New Roman" w:hAnsi="Times New Roman"/>
        </w:rPr>
        <w:t>のに対し、交叉で</w:t>
      </w:r>
      <w:r>
        <w:rPr>
          <w:rFonts w:ascii="Times New Roman" w:hAnsi="Times New Roman"/>
        </w:rPr>
        <w:t xml:space="preserve"> 2 </w:t>
      </w:r>
      <w:r>
        <w:rPr>
          <w:rFonts w:ascii="Times New Roman" w:hAnsi="Times New Roman"/>
        </w:rPr>
        <w:t>親の</w:t>
      </w:r>
      <w:del w:id="20" w:author="TANIMIZU Yoshitaka" w:date="2026-09-25T23:45:00Z">
        <w:r w:rsidR="00AB5D7A" w:rsidDel="00AB5D7A">
          <w:rPr>
            <w:rFonts w:ascii="Times New Roman" w:hAnsi="Times New Roman" w:hint="eastAsia"/>
          </w:rPr>
          <w:delText>構造</w:delText>
        </w:r>
      </w:del>
      <w:ins w:id="21" w:author="TANIMIZU Yoshitaka" w:date="2026-09-25T23:45:00Z">
        <w:r w:rsidR="00AB5D7A">
          <w:rPr>
            <w:rFonts w:ascii="Times New Roman" w:hAnsi="Times New Roman" w:hint="eastAsia"/>
          </w:rPr>
          <w:t>染色体</w:t>
        </w:r>
      </w:ins>
      <w:r>
        <w:rPr>
          <w:rFonts w:ascii="Times New Roman" w:hAnsi="Times New Roman"/>
        </w:rPr>
        <w:t>を組み</w:t>
      </w:r>
      <w:r>
        <w:rPr>
          <w:rFonts w:ascii="Times New Roman" w:hAnsi="Times New Roman"/>
        </w:rPr>
        <w:t>替える多点探索は、同じ局所探索を</w:t>
      </w:r>
      <w:commentRangeStart w:id="22"/>
      <w:r>
        <w:rPr>
          <w:rFonts w:ascii="Times New Roman" w:hAnsi="Times New Roman"/>
        </w:rPr>
        <w:t>備えてもこの領域の埋まり方が粗くなる（</w:t>
      </w:r>
      <w:r>
        <w:rPr>
          <w:rFonts w:ascii="Times New Roman" w:hAnsi="Times New Roman"/>
        </w:rPr>
        <w:t>H1</w:t>
      </w:r>
      <w:r>
        <w:rPr>
          <w:rFonts w:ascii="Times New Roman" w:hAnsi="Times New Roman"/>
        </w:rPr>
        <w:t>）</w:t>
      </w:r>
      <w:commentRangeEnd w:id="22"/>
      <w:r w:rsidR="004528D9">
        <w:rPr>
          <w:rStyle w:val="aa"/>
        </w:rPr>
        <w:commentReference w:id="22"/>
      </w:r>
      <w:r>
        <w:rPr>
          <w:rFonts w:ascii="Times New Roman" w:hAnsi="Times New Roman"/>
        </w:rPr>
        <w:t>。多点探索に</w:t>
      </w:r>
      <w:commentRangeStart w:id="23"/>
      <w:r>
        <w:rPr>
          <w:rFonts w:ascii="Times New Roman" w:hAnsi="Times New Roman"/>
        </w:rPr>
        <w:t>欠けているのがこの力で</w:t>
      </w:r>
      <w:commentRangeEnd w:id="23"/>
      <w:r w:rsidR="004B496A">
        <w:rPr>
          <w:rStyle w:val="aa"/>
        </w:rPr>
        <w:commentReference w:id="23"/>
      </w:r>
      <w:r>
        <w:rPr>
          <w:rFonts w:ascii="Times New Roman" w:hAnsi="Times New Roman"/>
        </w:rPr>
        <w:t>あるなら、解を</w:t>
      </w:r>
      <w:r>
        <w:rPr>
          <w:rFonts w:ascii="Times New Roman" w:hAnsi="Times New Roman"/>
        </w:rPr>
        <w:t xml:space="preserve"> </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の</w:t>
      </w:r>
      <w:commentRangeStart w:id="24"/>
      <w:r>
        <w:rPr>
          <w:rFonts w:ascii="Times New Roman" w:hAnsi="Times New Roman"/>
        </w:rPr>
        <w:t>方向へ引き戻す</w:t>
      </w:r>
      <w:commentRangeEnd w:id="24"/>
      <w:r w:rsidR="00B25C5D">
        <w:rPr>
          <w:rStyle w:val="aa"/>
        </w:rPr>
        <w:commentReference w:id="24"/>
      </w:r>
      <w:r>
        <w:rPr>
          <w:rFonts w:ascii="Times New Roman" w:hAnsi="Times New Roman"/>
        </w:rPr>
        <w:t>安定性誘導演算子（以下、演算子）を</w:t>
      </w:r>
      <w:commentRangeStart w:id="25"/>
      <w:r>
        <w:rPr>
          <w:rFonts w:ascii="Times New Roman" w:hAnsi="Times New Roman"/>
        </w:rPr>
        <w:t>載せれば不足は埋まる（</w:t>
      </w:r>
      <w:r>
        <w:rPr>
          <w:rFonts w:ascii="Times New Roman" w:hAnsi="Times New Roman"/>
        </w:rPr>
        <w:t>H2</w:t>
      </w:r>
      <w:r>
        <w:rPr>
          <w:rFonts w:ascii="Times New Roman" w:hAnsi="Times New Roman"/>
        </w:rPr>
        <w:t>）</w:t>
      </w:r>
      <w:commentRangeEnd w:id="25"/>
      <w:r w:rsidR="008621BE">
        <w:rPr>
          <w:rStyle w:val="aa"/>
        </w:rPr>
        <w:commentReference w:id="25"/>
      </w:r>
      <w:r>
        <w:rPr>
          <w:rFonts w:ascii="Times New Roman" w:hAnsi="Times New Roman"/>
        </w:rPr>
        <w:t>。</w:t>
      </w:r>
      <w:commentRangeStart w:id="26"/>
      <w:r>
        <w:rPr>
          <w:rFonts w:ascii="Times New Roman" w:hAnsi="Times New Roman"/>
        </w:rPr>
        <w:t>自力でこの領域を埋めている単点探索への上積みは自明でないため向きは予測せず、同一の演算子を両構造に載せて比較する</w:t>
      </w:r>
      <w:commentRangeEnd w:id="26"/>
      <w:r w:rsidR="009B395B">
        <w:rPr>
          <w:rStyle w:val="aa"/>
        </w:rPr>
        <w:commentReference w:id="26"/>
      </w:r>
      <w:r>
        <w:rPr>
          <w:rFonts w:ascii="Times New Roman" w:hAnsi="Times New Roman"/>
        </w:rPr>
        <w:t>。</w:t>
      </w:r>
    </w:p>
    <w:p w14:paraId="022D98FD" w14:textId="77777777" w:rsidR="00753BD5" w:rsidRDefault="00B56108">
      <w:pPr>
        <w:pStyle w:val="Jima005"/>
        <w:keepNext/>
        <w:spacing w:before="291"/>
      </w:pPr>
      <w:r>
        <w:rPr>
          <w:rFonts w:ascii="Times New Roman" w:eastAsia="ＭＳ Ｐ明朝" w:hAnsi="Times New Roman"/>
        </w:rPr>
        <w:t>問題設定と評価指標</w:t>
      </w:r>
    </w:p>
    <w:p w14:paraId="2A52E592" w14:textId="77777777" w:rsidR="00753BD5" w:rsidRDefault="00B56108">
      <w:pPr>
        <w:pStyle w:val="ima010"/>
      </w:pPr>
      <w:r>
        <w:rPr>
          <w:rFonts w:ascii="Times New Roman" w:hAnsi="Times New Roman"/>
        </w:rPr>
        <w:t xml:space="preserve">　</w:t>
      </w:r>
      <w:r>
        <w:rPr>
          <w:rFonts w:ascii="Times New Roman" w:hAnsi="Times New Roman"/>
          <w:i/>
        </w:rPr>
        <w:t>n</w:t>
      </w:r>
      <w:r>
        <w:rPr>
          <w:rFonts w:ascii="Times New Roman" w:hAnsi="Times New Roman"/>
        </w:rPr>
        <w:t xml:space="preserve"> </w:t>
      </w:r>
      <w:r>
        <w:rPr>
          <w:rFonts w:ascii="Times New Roman" w:hAnsi="Times New Roman"/>
        </w:rPr>
        <w:t>ジョブ・</w:t>
      </w:r>
      <w:r>
        <w:rPr>
          <w:rFonts w:ascii="Times New Roman" w:hAnsi="Times New Roman"/>
          <w:i/>
        </w:rPr>
        <w:t>m</w:t>
      </w:r>
      <w:r>
        <w:rPr>
          <w:rFonts w:ascii="Times New Roman" w:hAnsi="Times New Roman"/>
        </w:rPr>
        <w:t xml:space="preserve"> </w:t>
      </w:r>
      <w:r>
        <w:rPr>
          <w:rFonts w:ascii="Times New Roman" w:hAnsi="Times New Roman"/>
        </w:rPr>
        <w:t>機械の</w:t>
      </w:r>
      <w:r>
        <w:rPr>
          <w:rFonts w:ascii="Times New Roman" w:hAnsi="Times New Roman"/>
        </w:rPr>
        <w:t xml:space="preserve"> JSP </w:t>
      </w:r>
      <w:r>
        <w:rPr>
          <w:rFonts w:ascii="Times New Roman" w:hAnsi="Times New Roman"/>
        </w:rPr>
        <w:t>に単一作業の遅延（遅延量</w:t>
      </w:r>
      <w:r>
        <w:rPr>
          <w:rFonts w:ascii="Times New Roman" w:hAnsi="Times New Roman"/>
        </w:rPr>
        <w:t xml:space="preserve"> </w:t>
      </w:r>
      <w:r>
        <w:rPr>
          <w:rFonts w:ascii="Times New Roman" w:hAnsi="Times New Roman"/>
          <w:i/>
        </w:rPr>
        <w:t>Δ</w:t>
      </w:r>
      <w:r>
        <w:rPr>
          <w:rFonts w:ascii="Times New Roman" w:hAnsi="Times New Roman"/>
        </w:rPr>
        <w:t>）が発生した後、初期スケジュール</w:t>
      </w:r>
      <w:r>
        <w:rPr>
          <w:rFonts w:ascii="Times New Roman" w:hAnsi="Times New Roman"/>
        </w:rPr>
        <w:t xml:space="preserve"> </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に対する修正スケジュール</w:t>
      </w:r>
      <w:r>
        <w:rPr>
          <w:rFonts w:ascii="Times New Roman" w:hAnsi="Times New Roman"/>
        </w:rPr>
        <w:t xml:space="preserve"> </w:t>
      </w:r>
      <w:proofErr w:type="spellStart"/>
      <w:r>
        <w:rPr>
          <w:rFonts w:ascii="Times New Roman" w:hAnsi="Times New Roman"/>
          <w:i/>
        </w:rPr>
        <w:t>S</w:t>
      </w:r>
      <w:r>
        <w:rPr>
          <w:rFonts w:ascii="Times New Roman" w:hAnsi="Times New Roman"/>
          <w:i/>
          <w:vertAlign w:val="subscript"/>
        </w:rPr>
        <w:t>q</w:t>
      </w:r>
      <w:proofErr w:type="spellEnd"/>
      <w:r>
        <w:rPr>
          <w:rFonts w:ascii="Times New Roman" w:hAnsi="Times New Roman"/>
        </w:rPr>
        <w:t xml:space="preserve"> </w:t>
      </w:r>
      <w:r>
        <w:rPr>
          <w:rFonts w:ascii="Times New Roman" w:hAnsi="Times New Roman"/>
        </w:rPr>
        <w:t>を求める。再スケジューリング時</w:t>
      </w:r>
      <w:r>
        <w:rPr>
          <w:rFonts w:ascii="Times New Roman" w:hAnsi="Times New Roman"/>
        </w:rPr>
        <w:t>刻</w:t>
      </w:r>
      <w:r>
        <w:rPr>
          <w:rFonts w:ascii="Times New Roman" w:hAnsi="Times New Roman"/>
        </w:rPr>
        <w:t xml:space="preserve"> </w:t>
      </w:r>
      <w:r>
        <w:rPr>
          <w:rFonts w:ascii="Times New Roman" w:hAnsi="Times New Roman"/>
          <w:i/>
        </w:rPr>
        <w:t>t</w:t>
      </w:r>
      <w:r>
        <w:rPr>
          <w:rFonts w:ascii="Times New Roman" w:hAnsi="Times New Roman"/>
          <w:i/>
          <w:vertAlign w:val="subscript"/>
        </w:rPr>
        <w:t>r</w:t>
      </w:r>
      <w:r>
        <w:rPr>
          <w:rFonts w:ascii="Times New Roman" w:hAnsi="Times New Roman"/>
        </w:rPr>
        <w:t>（遅延の解消時刻）より前に開始済みの作業は凍結し、</w:t>
      </w:r>
      <w:r>
        <w:rPr>
          <w:rFonts w:ascii="Times New Roman" w:hAnsi="Times New Roman"/>
          <w:i/>
        </w:rPr>
        <w:t>t</w:t>
      </w:r>
      <w:r>
        <w:rPr>
          <w:rFonts w:ascii="Times New Roman" w:hAnsi="Times New Roman"/>
          <w:i/>
          <w:vertAlign w:val="subscript"/>
        </w:rPr>
        <w:t>r</w:t>
      </w:r>
      <w:r>
        <w:rPr>
          <w:rFonts w:ascii="Times New Roman" w:hAnsi="Times New Roman"/>
        </w:rPr>
        <w:t xml:space="preserve"> </w:t>
      </w:r>
      <w:r>
        <w:rPr>
          <w:rFonts w:ascii="Times New Roman" w:hAnsi="Times New Roman"/>
        </w:rPr>
        <w:t>以降の作業集合</w:t>
      </w:r>
      <w:r>
        <w:rPr>
          <w:rFonts w:ascii="Times New Roman" w:hAnsi="Times New Roman"/>
        </w:rPr>
        <w:t xml:space="preserve"> </w:t>
      </w:r>
      <w:proofErr w:type="spellStart"/>
      <w:r>
        <w:rPr>
          <w:rFonts w:ascii="Times New Roman" w:hAnsi="Times New Roman"/>
          <w:i/>
        </w:rPr>
        <w:t>O</w:t>
      </w:r>
      <w:r>
        <w:rPr>
          <w:rFonts w:ascii="Times New Roman" w:hAnsi="Times New Roman"/>
          <w:vertAlign w:val="subscript"/>
        </w:rPr>
        <w:t>opt</w:t>
      </w:r>
      <w:proofErr w:type="spellEnd"/>
      <w:r>
        <w:rPr>
          <w:rFonts w:ascii="Times New Roman" w:hAnsi="Times New Roman"/>
        </w:rPr>
        <w:t xml:space="preserve"> </w:t>
      </w:r>
      <w:r>
        <w:rPr>
          <w:rFonts w:ascii="Times New Roman" w:hAnsi="Times New Roman"/>
        </w:rPr>
        <w:t>を最適化対象とする。決定変数は最適化対象作業の機械ごとの処理順序で、各作業を最早可能時刻へ詰めて実スケジュールに変換する。</w:t>
      </w:r>
    </w:p>
    <w:p w14:paraId="493DECB4" w14:textId="77777777" w:rsidR="00753BD5" w:rsidRDefault="00B56108">
      <w:pPr>
        <w:pStyle w:val="ima010"/>
      </w:pPr>
      <w:r>
        <w:rPr>
          <w:rFonts w:ascii="Times New Roman" w:hAnsi="Times New Roman"/>
        </w:rPr>
        <w:t xml:space="preserve">　安定性は処理順序の変更量で測る。機械</w:t>
      </w:r>
      <w:r>
        <w:rPr>
          <w:rFonts w:ascii="Times New Roman" w:hAnsi="Times New Roman"/>
        </w:rPr>
        <w:t xml:space="preserve"> </w:t>
      </w:r>
      <w:proofErr w:type="spellStart"/>
      <w:r>
        <w:rPr>
          <w:rFonts w:ascii="Times New Roman" w:hAnsi="Times New Roman"/>
          <w:i/>
        </w:rPr>
        <w:t>i</w:t>
      </w:r>
      <w:proofErr w:type="spellEnd"/>
      <w:r>
        <w:rPr>
          <w:rFonts w:ascii="Times New Roman" w:hAnsi="Times New Roman"/>
        </w:rPr>
        <w:t xml:space="preserve"> </w:t>
      </w:r>
      <w:r>
        <w:rPr>
          <w:rFonts w:ascii="Times New Roman" w:hAnsi="Times New Roman"/>
        </w:rPr>
        <w:t>におけるジョブ</w:t>
      </w:r>
      <w:r>
        <w:rPr>
          <w:rFonts w:ascii="Times New Roman" w:hAnsi="Times New Roman"/>
        </w:rPr>
        <w:t xml:space="preserve"> </w:t>
      </w:r>
      <w:r>
        <w:rPr>
          <w:rFonts w:ascii="Times New Roman" w:hAnsi="Times New Roman"/>
          <w:i/>
        </w:rPr>
        <w:t>j</w:t>
      </w:r>
      <w:r>
        <w:rPr>
          <w:rFonts w:ascii="Times New Roman" w:hAnsi="Times New Roman"/>
        </w:rPr>
        <w:t xml:space="preserve"> </w:t>
      </w:r>
      <w:r>
        <w:rPr>
          <w:rFonts w:ascii="Times New Roman" w:hAnsi="Times New Roman"/>
        </w:rPr>
        <w:t>の処理順位を</w:t>
      </w:r>
      <w:r>
        <w:rPr>
          <w:rFonts w:ascii="Times New Roman" w:hAnsi="Times New Roman"/>
        </w:rPr>
        <w:t xml:space="preserve"> </w:t>
      </w:r>
      <w:proofErr w:type="spellStart"/>
      <w:r>
        <w:rPr>
          <w:rFonts w:ascii="Times New Roman" w:hAnsi="Times New Roman"/>
          <w:i/>
        </w:rPr>
        <w:t>r</w:t>
      </w:r>
      <w:r>
        <w:rPr>
          <w:rFonts w:ascii="Times New Roman" w:hAnsi="Times New Roman"/>
          <w:i/>
          <w:vertAlign w:val="subscript"/>
        </w:rPr>
        <w:t>i</w:t>
      </w:r>
      <w:r>
        <w:rPr>
          <w:rFonts w:ascii="Times New Roman" w:hAnsi="Times New Roman"/>
          <w:vertAlign w:val="subscript"/>
        </w:rPr>
        <w:t>,</w:t>
      </w:r>
      <w:r>
        <w:rPr>
          <w:rFonts w:ascii="Times New Roman" w:hAnsi="Times New Roman"/>
          <w:i/>
          <w:vertAlign w:val="subscript"/>
        </w:rPr>
        <w:t>j</w:t>
      </w:r>
      <w:proofErr w:type="spellEnd"/>
      <w:r>
        <w:rPr>
          <w:rFonts w:ascii="Times New Roman" w:hAnsi="Times New Roman"/>
        </w:rPr>
        <w:t xml:space="preserve"> </w:t>
      </w:r>
      <w:r>
        <w:rPr>
          <w:rFonts w:ascii="Times New Roman" w:hAnsi="Times New Roman"/>
        </w:rPr>
        <w:t>として、順序偏差</w:t>
      </w:r>
      <w:r>
        <w:rPr>
          <w:rFonts w:ascii="Times New Roman" w:hAnsi="Times New Roman"/>
        </w:rPr>
        <w:t xml:space="preserve"> </w:t>
      </w:r>
      <w:r>
        <w:rPr>
          <w:rFonts w:ascii="Times New Roman" w:hAnsi="Times New Roman"/>
          <w:i/>
        </w:rPr>
        <w:t>D</w:t>
      </w:r>
      <w:r>
        <w:rPr>
          <w:rFonts w:ascii="Times New Roman" w:hAnsi="Times New Roman"/>
        </w:rPr>
        <w:t xml:space="preserve"> </w:t>
      </w:r>
      <w:r>
        <w:rPr>
          <w:rFonts w:ascii="Times New Roman" w:hAnsi="Times New Roman"/>
        </w:rPr>
        <w:t>を式</w:t>
      </w:r>
      <w:r>
        <w:rPr>
          <w:rFonts w:ascii="Times New Roman" w:hAnsi="Times New Roman"/>
        </w:rPr>
        <w:t>(1)</w:t>
      </w:r>
      <w:r>
        <w:rPr>
          <w:rFonts w:ascii="Times New Roman" w:hAnsi="Times New Roman"/>
        </w:rPr>
        <w:t>で定義する。</w:t>
      </w:r>
    </w:p>
    <w:p w14:paraId="67AE9DFD" w14:textId="77777777" w:rsidR="00753BD5" w:rsidRDefault="00B56108">
      <w:pPr>
        <w:tabs>
          <w:tab w:val="center" w:pos="2310"/>
          <w:tab w:val="right" w:pos="4620"/>
        </w:tabs>
        <w:spacing w:before="60" w:after="60"/>
      </w:pPr>
      <w:r>
        <w:tab/>
      </w:r>
      <w:r w:rsidR="0017083B" w:rsidRPr="0017083B">
        <w:fldChar w:fldCharType="begin"/>
      </w:r>
      <w:r w:rsidR="0017083B" w:rsidRPr="0017083B">
        <w:instrText xml:space="preserve"> QUOTE </w:instrText>
      </w:r>
      <w:r w:rsidR="0017083B" w:rsidRPr="0017083B">
        <w:rPr>
          <w:position w:val="-24"/>
        </w:rPr>
        <w:pict w14:anchorId="09B431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55pt;height:29.3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val=&quot;best-fit&quot; w:percent=&quot;145&quot;/&gt;&lt;w:doNotEmbedSystemFonts/&gt;&lt;w:bordersDontSurroundHeader/&gt;&lt;w:bordersDontSurroundFooter/&gt;&lt;w:defaultTabStop w:val=&quot;840&quot;/&gt;&lt;w:drawingGridHorizontalSpacing w:val=&quot;105&quot;/&gt;&lt;w:drawingGridVerticalSpacing w:val=&quot;291&quot;/&gt;&lt;w:displayHorizontalDrawingGridEvery w:val=&quot;0&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471A89&quot;/&gt;&lt;wsp:rsid wsp:val=&quot;0001561C&quot;/&gt;&lt;wsp:rsid wsp:val=&quot;000E442A&quot;/&gt;&lt;wsp:rsid wsp:val=&quot;00131BED&quot;/&gt;&lt;wsp:rsid wsp:val=&quot;00136080&quot;/&gt;&lt;wsp:rsid wsp:val=&quot;0017083B&quot;/&gt;&lt;wsp:rsid wsp:val=&quot;001D7CF2&quot;/&gt;&lt;wsp:rsid wsp:val=&quot;00234E1F&quot;/&gt;&lt;wsp:rsid wsp:val=&quot;00245B2B&quot;/&gt;&lt;wsp:rsid wsp:val=&quot;00252697&quot;/&gt;&lt;wsp:rsid wsp:val=&quot;002C70CC&quot;/&gt;&lt;wsp:rsid wsp:val=&quot;003C5ADD&quot;/&gt;&lt;wsp:rsid wsp:val=&quot;003E1E5F&quot;/&gt;&lt;wsp:rsid wsp:val=&quot;004152B0&quot;/&gt;&lt;wsp:rsid wsp:val=&quot;00471A89&quot;/&gt;&lt;wsp:rsid wsp:val=&quot;004E15CC&quot;/&gt;&lt;wsp:rsid wsp:val=&quot;004F20CA&quot;/&gt;&lt;wsp:rsid wsp:val=&quot;004F7C4A&quot;/&gt;&lt;wsp:rsid wsp:val=&quot;00535E91&quot;/&gt;&lt;wsp:rsid wsp:val=&quot;005B6ADB&quot;/&gt;&lt;wsp:rsid wsp:val=&quot;006F32AD&quot;/&gt;&lt;wsp:rsid wsp:val=&quot;00705C60&quot;/&gt;&lt;wsp:rsid wsp:val=&quot;007108BB&quot;/&gt;&lt;wsp:rsid wsp:val=&quot;00753BD5&quot;/&gt;&lt;wsp:rsid wsp:val=&quot;007B54D4&quot;/&gt;&lt;wsp:rsid wsp:val=&quot;007E1E01&quot;/&gt;&lt;wsp:rsid wsp:val=&quot;007E3DB7&quot;/&gt;&lt;wsp:rsid wsp:val=&quot;00862604&quot;/&gt;&lt;wsp:rsid wsp:val=&quot;008C02FD&quot;/&gt;&lt;wsp:rsid wsp:val=&quot;008F4A13&quot;/&gt;&lt;wsp:rsid wsp:val=&quot;00967146&quot;/&gt;&lt;wsp:rsid wsp:val=&quot;00977DA8&quot;/&gt;&lt;wsp:rsid wsp:val=&quot;009931AD&quot;/&gt;&lt;wsp:rsid wsp:val=&quot;009A557F&quot;/&gt;&lt;wsp:rsid wsp:val=&quot;009F56EC&quot;/&gt;&lt;wsp:rsid wsp:val=&quot;00AD2283&quot;/&gt;&lt;wsp:rsid wsp:val=&quot;00AD5086&quot;/&gt;&lt;wsp:rsid wsp:val=&quot;00B409AA&quot;/&gt;&lt;wsp:rsid wsp:val=&quot;00B409AD&quot;/&gt;&lt;wsp:rsid wsp:val=&quot;00B8596E&quot;/&gt;&lt;wsp:rsid wsp:val=&quot;00BF3A33&quot;/&gt;&lt;wsp:rsid wsp:val=&quot;00C22DB0&quot;/&gt;&lt;wsp:rsid wsp:val=&quot;00D506C3&quot;/&gt;&lt;wsp:rsid wsp:val=&quot;00D867F3&quot;/&gt;&lt;wsp:rsid wsp:val=&quot;00DF68DE&quot;/&gt;&lt;wsp:rsid wsp:val=&quot;00EB66F7&quot;/&gt;&lt;wsp:rsid wsp:val=&quot;00EE5421&quot;/&gt;&lt;wsp:rsid wsp:val=&quot;00F46784&quot;/&gt;&lt;wsp:rsid wsp:val=&quot;00F72250&quot;/&gt;&lt;wsp:rsid wsp:val=&quot;00F83237&quot;/&gt;&lt;wsp:rsid wsp:val=&quot;00FB543A&quot;/&gt;&lt;wsp:rsid wsp:val=&quot;00FB5589&quot;/&gt;&lt;wsp:rsid wsp:val=&quot;00FD1181&quot;/&gt;&lt;/wsp:rsids&gt;&lt;/w:docPr&gt;&lt;w:body&gt;&lt;wx:sect&gt;&lt;w:p wsp:rsidR=&quot;00000000&quot; wsp:rsidRDefault=&quot;00DF68DE&quot; wsp:rsidP=&quot;00DF68DE&quot;&gt;&lt;m:oMathPara&gt;&lt;m:oMath&gt;&lt;m:r&gt;&lt;w:rPr&gt;&lt;w:rFonts w:ascii=&quot;Cambria Math&quot; w:h-ansi=&quot;Cambria Math&quot;/&gt;&lt;wx:font wx:val=&quot;Cambria Math&quot;/&gt;&lt;w:i/&gt;&lt;/w:rPr&gt;&lt;m:t&gt;D(&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p&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q&lt;/m:t&gt;&lt;/m:r&gt;&lt;/m:sub&gt;&lt;/m:sSub&gt;&lt;m:r&gt;&lt;w:rPr&gt;&lt;w:rFonts w:ascii=&quot;Cambria Math&quot; w:h-ansi=&quot;Cambria Math&quot;/&gt;&lt;wx:font wx:val=&quot;Cambria Math&quot;/&gt;&lt;w:i/&gt;&lt;/w:rPr&gt;&lt;m:t&gt;)=&lt;/m:t&gt;&lt;/m:r&gt;&lt;m:nary&gt;&lt;m:naryPr&gt;&lt;m:chr m:val=&quot;竏・/&gt;&lt;m:limLoc m:val=&quot;undOvr&quot;/&gt;&lt;m:supHide m:val=&quot;1&quot;/&gt;&lt;m:ctrlPr&gt;&lt;w:rPr&gt;&lt;w:rFonts w:ascii=&quot;Cambria Math&quot; w:h-ansi=&quot;Cambria Math&quot;/&gt;&lt;wx:font wx:val=&quot;Cambria Math&quot;/&gt;&lt;/w:rPr&gt;&lt;/m:ctrlPr&gt;&lt;/m:naryPr&gt;&lt;m:sub&gt;&lt;m:r&gt;&lt;w:rPr&gt;&lt;w:rFonts wm::ascii=&quot;Cambria Math&quot; w:h-ansi=&quot;Cambria Math&quot;/&gt;&lt;wx:font wx:val=&quot;Cambria Math&quot;/&gt;&lt;w:i/&gt;&lt;/w:rPr&gt;&lt;m:t&gt;(i,j)竏・/m:t&gt;&lt;/m:r&gt;&lt;m:sSub&gt;&lt;m:sSubPr&gt;&lt;m:ctrlPr&gt;&lt;w:rPr&gt;&lt;w:rFonts w:ascii=&quot;Cambria Math&quot; w:h-ansi=&quot;Cambria Math&quot;/&gt;&lt;wx:font wx:val=&quot;Cambria Math&quot;/&gt;&lt;/w:rPr&gt;&lt;/m:m:ctrlPr&gt;&lt;/m:sSubPr&gt;&lt;m:e&gt;&lt;m:r&gt;&lt;w:rPr&gt;&lt;w:rFonts w:ascii=&quot;Cambria Math&quot; w:h-ansi=&quot;Cambria Math&quot;/&gt;&lt;wx:font wx:val=&quot;Cambria Math&quot;/&gt;&lt;w:i/&gt;&lt;/w:rPr&gt;&lt;m:t&gt;O&lt;/m:t&gt;&lt;/m:r&gt;&lt;/m:e&gt;&lt;m:sub&gt;&lt;m:r&gt;&lt;w:rPr&gt;&lt;w:rFonts w:ascii=&quot;Cambria Math&quot; w:h-ansi=&quot;Cambria Math&quot;/&gt;&lt;wx:font wx:val=&quot;Cambria Math&quot;/&gt;&lt;w:i/&gt;&lt;/w:rPr&gt;&lt;m:t&gt;opt&lt;/m:t&gt;&lt;/m:r&gt;&lt;/m:sub&gt;&lt;/m:sSub&gt;&lt;/m:sub&gt;&lt;m:sup/&gt;&lt;m:e&gt;&lt;m:d&gt;&lt;m:dPr&gt;&lt;m:begChr m:val=&quot;|&quot;/&gt;&lt;m:endChr m:val=&quot;|&quot;/&gt;&lt;m:ctrlPr&gt;&lt;w:rPr&gt;&lt;w:rFonts w:ascii=&quot;Cambria Math&quot; w:h-ansi=&quot;Cambria Math&quot;/&gt;&lt;wx:font wx:val=&quot;Cambria Math&quot;/&gt;&lt;/w:rPr&gt;&lt;/m:ctrlPr&gt;&lt;/m:dPr&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p&lt;/m:t&gt;&lt;/m:r&gt;&lt;/m:sup&gt;&lt;/m:sSubSup&gt;&lt;m:r&gt;&lt;w:rPr&gt;&lt;w:rFonts w:ascii=&quot;Cambria Math&quot; w:h-ansi=&quot;Cambria Math&quot;/&gt;&lt;wx:font wx:val=&quot;Cambria Math&quot;/&gt;&lt;w:i/&gt;&lt;/w:rPr&gt;&lt;m:t&gt;-&lt;/m:t&gt;&lt;/m:r&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q&lt;/m:t&gt;&lt;/m:r&gt;&lt;/m:sup&gt;&lt;/m:sSubSup&gt;&lt;/m:e&gt;&lt;/m:d&gt;&lt;/m:e&gt;&lt;/m:nary&gt;&lt;/m:oMath&gt;&lt;/m:oMathPara&gt;&lt;/w:p&gt;&lt;w:sectPr wsp:rsidR=&quot;00000000&quot;&gt;&lt;w:pgSz w:w=&quot;12240&quot; w:h=&quot;15840&quot;/&gt;&lt;w:pgMar w:top=&quot;1985&quot; w:right=&quot;1701&quot; w:bottom=&quot;1701&quot; w:left=&quot;1701&quot; w:header=&quot;720&quot; w:footer=&quot;720&quot; w:gutter=&quot;0&quot;/&gt;&lt;w:cols w:space=&quot;720&quot;/&gt;&lt;/w:sectPr&gt;&lt;/wx:sect&gt;&lt;/w:body&gt;&lt;/w:wordDocument&gt;">
            <v:imagedata r:id="rId11" o:title="" chromakey="white"/>
          </v:shape>
        </w:pict>
      </w:r>
      <w:r w:rsidR="0017083B" w:rsidRPr="0017083B">
        <w:instrText xml:space="preserve"> </w:instrText>
      </w:r>
      <w:r w:rsidR="0017083B" w:rsidRPr="0017083B">
        <w:fldChar w:fldCharType="separate"/>
      </w:r>
      <w:r w:rsidR="0017083B" w:rsidRPr="0017083B">
        <w:rPr>
          <w:position w:val="-24"/>
        </w:rPr>
        <w:pict w14:anchorId="60ECAB83">
          <v:shape id="_x0000_i1026" type="#_x0000_t75" style="width:139.55pt;height:29.3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val=&quot;best-fit&quot; w:percent=&quot;145&quot;/&gt;&lt;w:doNotEmbedSystemFonts/&gt;&lt;w:bordersDontSurroundHeader/&gt;&lt;w:bordersDontSurroundFooter/&gt;&lt;w:defaultTabStop w:val=&quot;840&quot;/&gt;&lt;w:drawingGridHorizontalSpacing w:val=&quot;105&quot;/&gt;&lt;w:drawingGridVerticalSpacing w:val=&quot;291&quot;/&gt;&lt;w:displayHorizontalDrawingGridEvery w:val=&quot;0&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471A89&quot;/&gt;&lt;wsp:rsid wsp:val=&quot;0001561C&quot;/&gt;&lt;wsp:rsid wsp:val=&quot;000E442A&quot;/&gt;&lt;wsp:rsid wsp:val=&quot;00131BED&quot;/&gt;&lt;wsp:rsid wsp:val=&quot;00136080&quot;/&gt;&lt;wsp:rsid wsp:val=&quot;0017083B&quot;/&gt;&lt;wsp:rsid wsp:val=&quot;001D7CF2&quot;/&gt;&lt;wsp:rsid wsp:val=&quot;00234E1F&quot;/&gt;&lt;wsp:rsid wsp:val=&quot;00245B2B&quot;/&gt;&lt;wsp:rsid wsp:val=&quot;00252697&quot;/&gt;&lt;wsp:rsid wsp:val=&quot;002C70CC&quot;/&gt;&lt;wsp:rsid wsp:val=&quot;003C5ADD&quot;/&gt;&lt;wsp:rsid wsp:val=&quot;003E1E5F&quot;/&gt;&lt;wsp:rsid wsp:val=&quot;004152B0&quot;/&gt;&lt;wsp:rsid wsp:val=&quot;00471A89&quot;/&gt;&lt;wsp:rsid wsp:val=&quot;004E15CC&quot;/&gt;&lt;wsp:rsid wsp:val=&quot;004F20CA&quot;/&gt;&lt;wsp:rsid wsp:val=&quot;004F7C4A&quot;/&gt;&lt;wsp:rsid wsp:val=&quot;00535E91&quot;/&gt;&lt;wsp:rsid wsp:val=&quot;005B6ADB&quot;/&gt;&lt;wsp:rsid wsp:val=&quot;006F32AD&quot;/&gt;&lt;wsp:rsid wsp:val=&quot;00705C60&quot;/&gt;&lt;wsp:rsid wsp:val=&quot;007108BB&quot;/&gt;&lt;wsp:rsid wsp:val=&quot;00753BD5&quot;/&gt;&lt;wsp:rsid wsp:val=&quot;007B54D4&quot;/&gt;&lt;wsp:rsid wsp:val=&quot;007E1E01&quot;/&gt;&lt;wsp:rsid wsp:val=&quot;007E3DB7&quot;/&gt;&lt;wsp:rsid wsp:val=&quot;00862604&quot;/&gt;&lt;wsp:rsid wsp:val=&quot;008C02FD&quot;/&gt;&lt;wsp:rsid wsp:val=&quot;008F4A13&quot;/&gt;&lt;wsp:rsid wsp:val=&quot;00967146&quot;/&gt;&lt;wsp:rsid wsp:val=&quot;00977DA8&quot;/&gt;&lt;wsp:rsid wsp:val=&quot;009931AD&quot;/&gt;&lt;wsp:rsid wsp:val=&quot;009A557F&quot;/&gt;&lt;wsp:rsid wsp:val=&quot;009F56EC&quot;/&gt;&lt;wsp:rsid wsp:val=&quot;00AD2283&quot;/&gt;&lt;wsp:rsid wsp:val=&quot;00AD5086&quot;/&gt;&lt;wsp:rsid wsp:val=&quot;00B409AA&quot;/&gt;&lt;wsp:rsid wsp:val=&quot;00B409AD&quot;/&gt;&lt;wsp:rsid wsp:val=&quot;00B8596E&quot;/&gt;&lt;wsp:rsid wsp:val=&quot;00BF3A33&quot;/&gt;&lt;wsp:rsid wsp:val=&quot;00C22DB0&quot;/&gt;&lt;wsp:rsid wsp:val=&quot;00D506C3&quot;/&gt;&lt;wsp:rsid wsp:val=&quot;00D867F3&quot;/&gt;&lt;wsp:rsid wsp:val=&quot;00DF68DE&quot;/&gt;&lt;wsp:rsid wsp:val=&quot;00EB66F7&quot;/&gt;&lt;wsp:rsid wsp:val=&quot;00EE5421&quot;/&gt;&lt;wsp:rsid wsp:val=&quot;00F46784&quot;/&gt;&lt;wsp:rsid wsp:val=&quot;00F72250&quot;/&gt;&lt;wsp:rsid wsp:val=&quot;00F83237&quot;/&gt;&lt;wsp:rsid wsp:val=&quot;00FB543A&quot;/&gt;&lt;wsp:rsid wsp:val=&quot;00FB5589&quot;/&gt;&lt;wsp:rsid wsp:val=&quot;00FD1181&quot;/&gt;&lt;/wsp:rsids&gt;&lt;/w:docPr&gt;&lt;w:body&gt;&lt;wx:sect&gt;&lt;w:p wsp:rsidR=&quot;00000000&quot; wsp:rsidRDefault=&quot;00DF68DE&quot; wsp:rsidP=&quot;00DF68DE&quot;&gt;&lt;m:oMathPara&gt;&lt;m:oMath&gt;&lt;m:r&gt;&lt;w:rPr&gt;&lt;w:rFonts w:ascii=&quot;Cambria Math&quot; w:h-ansi=&quot;Cambria Math&quot;/&gt;&lt;wx:font wx:val=&quot;Cambria Math&quot;/&gt;&lt;w:i/&gt;&lt;/w:rPr&gt;&lt;m:t&gt;D(&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p&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q&lt;/m:t&gt;&lt;/m:r&gt;&lt;/m:sub&gt;&lt;/m:sSub&gt;&lt;m:r&gt;&lt;w:rPr&gt;&lt;w:rFonts w:ascii=&quot;Cambria Math&quot; w:h-ansi=&quot;Cambria Math&quot;/&gt;&lt;wx:font wx:val=&quot;Cambria Math&quot;/&gt;&lt;w:i/&gt;&lt;/w:rPr&gt;&lt;m:t&gt;)=&lt;/m:t&gt;&lt;/m:r&gt;&lt;m:nary&gt;&lt;m:naryPr&gt;&lt;m:chr m:val=&quot;竏・/&gt;&lt;m:limLoc m:val=&quot;undOvr&quot;/&gt;&lt;m:supHide m:val=&quot;1&quot;/&gt;&lt;m:ctrlPr&gt;&lt;w:rPr&gt;&lt;w:rFonts w:ascii=&quot;Cambria Math&quot; w:h-ansi=&quot;Cambria Math&quot;/&gt;&lt;wx:font wx:val=&quot;Cambria Math&quot;/&gt;&lt;/w:rPr&gt;&lt;/m:ctrlPr&gt;&lt;/m:naryPr&gt;&lt;m:sub&gt;&lt;m:r&gt;&lt;w:rPr&gt;&lt;w:rFonts wm::ascii=&quot;Cambria Math&quot; w:h-ansi=&quot;Cambria Math&quot;/&gt;&lt;wx:font wx:val=&quot;Cambria Math&quot;/&gt;&lt;w:i/&gt;&lt;/w:rPr&gt;&lt;m:t&gt;(i,j)竏・/m:t&gt;&lt;/m:r&gt;&lt;m:sSub&gt;&lt;m:sSubPr&gt;&lt;m:ctrlPr&gt;&lt;w:rPr&gt;&lt;w:rFonts w:ascii=&quot;Cambria Math&quot; w:h-ansi=&quot;Cambria Math&quot;/&gt;&lt;wx:font wx:val=&quot;Cambria Math&quot;/&gt;&lt;/w:rPr&gt;&lt;/m:m:ctrlPr&gt;&lt;/m:sSubPr&gt;&lt;m:e&gt;&lt;m:r&gt;&lt;w:rPr&gt;&lt;w:rFonts w:ascii=&quot;Cambria Math&quot; w:h-ansi=&quot;Cambria Math&quot;/&gt;&lt;wx:font wx:val=&quot;Cambria Math&quot;/&gt;&lt;w:i/&gt;&lt;/w:rPr&gt;&lt;m:t&gt;O&lt;/m:t&gt;&lt;/m:r&gt;&lt;/m:e&gt;&lt;m:sub&gt;&lt;m:r&gt;&lt;w:rPr&gt;&lt;w:rFonts w:ascii=&quot;Cambria Math&quot; w:h-ansi=&quot;Cambria Math&quot;/&gt;&lt;wx:font wx:val=&quot;Cambria Math&quot;/&gt;&lt;w:i/&gt;&lt;/w:rPr&gt;&lt;m:t&gt;opt&lt;/m:t&gt;&lt;/m:r&gt;&lt;/m:sub&gt;&lt;/m:sSub&gt;&lt;/m:sub&gt;&lt;m:sup/&gt;&lt;m:e&gt;&lt;m:d&gt;&lt;m:dPr&gt;&lt;m:begChr m:val=&quot;|&quot;/&gt;&lt;m:endChr m:val=&quot;|&quot;/&gt;&lt;m:ctrlPr&gt;&lt;w:rPr&gt;&lt;w:rFonts w:ascii=&quot;Cambria Math&quot; w:h-ansi=&quot;Cambria Math&quot;/&gt;&lt;wx:font wx:val=&quot;Cambria Math&quot;/&gt;&lt;/w:rPr&gt;&lt;/m:ctrlPr&gt;&lt;/m:dPr&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p&lt;/m:t&gt;&lt;/m:r&gt;&lt;/m:sup&gt;&lt;/m:sSubSup&gt;&lt;m:r&gt;&lt;w:rPr&gt;&lt;w:rFonts w:ascii=&quot;Cambria Math&quot; w:h-ansi=&quot;Cambria Math&quot;/&gt;&lt;wx:font wx:val=&quot;Cambria Math&quot;/&gt;&lt;w:i/&gt;&lt;/w:rPr&gt;&lt;m:t&gt;-&lt;/m:t&gt;&lt;/m:r&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i,j&lt;/m:t&gt;&lt;/m:r&gt;&lt;/m:sub&gt;&lt;m:sup&gt;&lt;m:r&gt;&lt;w:rPr&gt;&lt;w:rFonts w:ascii=&quot;Cambria Math&quot; w:h-ansi=&quot;Cambria Math&quot;/&gt;&lt;wx:font wx:val=&quot;Cambria Math&quot;/&gt;&lt;w:i/&gt;&lt;/w:rPr&gt;&lt;m:t&gt;q&lt;/m:t&gt;&lt;/m:r&gt;&lt;/m:sup&gt;&lt;/m:sSubSup&gt;&lt;/m:e&gt;&lt;/m:d&gt;&lt;/m:e&gt;&lt;/m:nary&gt;&lt;/m:oMath&gt;&lt;/m:oMathPara&gt;&lt;/w:p&gt;&lt;w:sectPr wsp:rsidR=&quot;00000000&quot;&gt;&lt;w:pgSz w:w=&quot;12240&quot; w:h=&quot;15840&quot;/&gt;&lt;w:pgMar w:top=&quot;1985&quot; w:right=&quot;1701&quot; w:bottom=&quot;1701&quot; w:left=&quot;1701&quot; w:header=&quot;720&quot; w:footer=&quot;720&quot; w:gutter=&quot;0&quot;/&gt;&lt;w:cols w:space=&quot;720&quot;/&gt;&lt;/w:sectPr&gt;&lt;/wx:sect&gt;&lt;/w:body&gt;&lt;/w:wordDocument&gt;">
            <v:imagedata r:id="rId11" o:title="" chromakey="white"/>
          </v:shape>
        </w:pict>
      </w:r>
      <w:r w:rsidR="0017083B" w:rsidRPr="0017083B">
        <w:fldChar w:fldCharType="end"/>
      </w:r>
      <w:r>
        <w:tab/>
      </w:r>
      <w:r>
        <w:rPr>
          <w:rFonts w:ascii="Times New Roman" w:hAnsi="Times New Roman"/>
        </w:rPr>
        <w:t>(1)</w:t>
      </w:r>
    </w:p>
    <w:p w14:paraId="30EFE2A1" w14:textId="77777777" w:rsidR="00753BD5" w:rsidRDefault="00B56108">
      <w:pPr>
        <w:pStyle w:val="ima010"/>
      </w:pPr>
      <w:r>
        <w:rPr>
          <w:rFonts w:ascii="Times New Roman" w:hAnsi="Times New Roman"/>
        </w:rPr>
        <w:t xml:space="preserve">　</w:t>
      </w:r>
      <w:r>
        <w:rPr>
          <w:rFonts w:ascii="Times New Roman" w:hAnsi="Times New Roman"/>
          <w:i/>
        </w:rPr>
        <w:t>D</w:t>
      </w:r>
      <w:r>
        <w:rPr>
          <w:rFonts w:ascii="Times New Roman" w:hAnsi="Times New Roman"/>
        </w:rPr>
        <w:t xml:space="preserve">=0 </w:t>
      </w:r>
      <w:r>
        <w:rPr>
          <w:rFonts w:ascii="Times New Roman" w:hAnsi="Times New Roman"/>
        </w:rPr>
        <w:t>は順序を変えずに遅延を吸収した</w:t>
      </w:r>
      <w:r>
        <w:rPr>
          <w:rFonts w:ascii="Times New Roman" w:hAnsi="Times New Roman"/>
        </w:rPr>
        <w:t xml:space="preserve"> right-shift </w:t>
      </w:r>
      <w:r>
        <w:rPr>
          <w:rFonts w:ascii="Times New Roman" w:hAnsi="Times New Roman"/>
        </w:rPr>
        <w:t>解に対応する。総所要時間と順序偏差</w:t>
      </w:r>
      <w:r>
        <w:rPr>
          <w:rFonts w:ascii="Times New Roman" w:hAnsi="Times New Roman"/>
        </w:rPr>
        <w:t xml:space="preserve"> </w:t>
      </w:r>
      <w:r>
        <w:rPr>
          <w:rFonts w:ascii="Times New Roman" w:hAnsi="Times New Roman"/>
          <w:i/>
        </w:rPr>
        <w:t>D</w:t>
      </w:r>
      <w:r>
        <w:rPr>
          <w:rFonts w:ascii="Times New Roman" w:hAnsi="Times New Roman"/>
        </w:rPr>
        <w:t xml:space="preserve"> </w:t>
      </w:r>
      <w:r>
        <w:rPr>
          <w:rFonts w:ascii="Times New Roman" w:hAnsi="Times New Roman"/>
        </w:rPr>
        <w:t>の二目的は、各目的関数値を</w:t>
      </w:r>
      <w:r>
        <w:rPr>
          <w:rFonts w:ascii="Times New Roman" w:hAnsi="Times New Roman"/>
        </w:rPr>
        <w:t xml:space="preserve"> min-max </w:t>
      </w:r>
      <w:r>
        <w:rPr>
          <w:rFonts w:ascii="Times New Roman" w:hAnsi="Times New Roman"/>
        </w:rPr>
        <w:t>正規化したうえで、重み</w:t>
      </w:r>
      <w:r>
        <w:rPr>
          <w:rFonts w:ascii="Times New Roman" w:hAnsi="Times New Roman"/>
        </w:rPr>
        <w:t xml:space="preserve"> </w:t>
      </w:r>
      <w:r>
        <w:rPr>
          <w:rFonts w:ascii="Times New Roman" w:hAnsi="Times New Roman"/>
          <w:i/>
        </w:rPr>
        <w:t>λ</w:t>
      </w:r>
      <w:r>
        <w:rPr>
          <w:rFonts w:ascii="Times New Roman" w:hAnsi="Times New Roman"/>
        </w:rPr>
        <w:t xml:space="preserve">∈[0,1] </w:t>
      </w:r>
      <w:r>
        <w:rPr>
          <w:rFonts w:ascii="Times New Roman" w:hAnsi="Times New Roman"/>
        </w:rPr>
        <w:t>による重み付き和</w:t>
      </w:r>
      <w:r>
        <w:rPr>
          <w:rFonts w:ascii="Times New Roman" w:hAnsi="Times New Roman"/>
        </w:rPr>
        <w:t xml:space="preserve"> </w:t>
      </w:r>
      <w:r>
        <w:rPr>
          <w:rFonts w:ascii="Times New Roman" w:hAnsi="Times New Roman"/>
          <w:i/>
        </w:rPr>
        <w:t>F</w:t>
      </w:r>
      <w:r>
        <w:rPr>
          <w:rFonts w:ascii="Times New Roman" w:hAnsi="Times New Roman"/>
        </w:rPr>
        <w:t xml:space="preserve"> </w:t>
      </w:r>
      <w:r>
        <w:rPr>
          <w:rFonts w:ascii="Times New Roman" w:hAnsi="Times New Roman"/>
        </w:rPr>
        <w:t>に束ねて解く（</w:t>
      </w:r>
      <w:r>
        <w:rPr>
          <w:rFonts w:ascii="Times New Roman" w:hAnsi="Times New Roman"/>
          <w:i/>
        </w:rPr>
        <w:t>λ</w:t>
      </w:r>
      <w:r>
        <w:rPr>
          <w:rFonts w:ascii="Times New Roman" w:hAnsi="Times New Roman"/>
        </w:rPr>
        <w:t xml:space="preserve"> </w:t>
      </w:r>
      <w:r>
        <w:rPr>
          <w:rFonts w:ascii="Times New Roman" w:hAnsi="Times New Roman"/>
        </w:rPr>
        <w:t>が大きいほど安定性を重視する）。</w:t>
      </w:r>
    </w:p>
    <w:p w14:paraId="7DD60DA8" w14:textId="77777777" w:rsidR="00753BD5" w:rsidRDefault="00B56108">
      <w:pPr>
        <w:pStyle w:val="ima010"/>
      </w:pPr>
      <w:r>
        <w:rPr>
          <w:rFonts w:ascii="Times New Roman" w:hAnsi="Times New Roman"/>
        </w:rPr>
        <w:t xml:space="preserve">　</w:t>
      </w:r>
      <w:r>
        <w:rPr>
          <w:rFonts w:ascii="Times New Roman" w:hAnsi="Times New Roman"/>
          <w:i/>
        </w:rPr>
        <w:t>λ</w:t>
      </w:r>
      <w:r>
        <w:rPr>
          <w:rFonts w:ascii="Times New Roman" w:hAnsi="Times New Roman"/>
        </w:rPr>
        <w:t xml:space="preserve"> </w:t>
      </w:r>
      <w:r>
        <w:rPr>
          <w:rFonts w:ascii="Times New Roman" w:hAnsi="Times New Roman"/>
        </w:rPr>
        <w:t>を</w:t>
      </w:r>
      <w:r>
        <w:rPr>
          <w:rFonts w:ascii="Times New Roman" w:hAnsi="Times New Roman"/>
        </w:rPr>
        <w:t xml:space="preserve"> 0</w:t>
      </w:r>
      <w:r>
        <w:rPr>
          <w:rFonts w:ascii="Times New Roman" w:hAnsi="Times New Roman"/>
        </w:rPr>
        <w:t>〜</w:t>
      </w:r>
      <w:r>
        <w:rPr>
          <w:rFonts w:ascii="Times New Roman" w:hAnsi="Times New Roman"/>
        </w:rPr>
        <w:t xml:space="preserve">0.9 </w:t>
      </w:r>
      <w:r>
        <w:rPr>
          <w:rFonts w:ascii="Times New Roman" w:hAnsi="Times New Roman"/>
        </w:rPr>
        <w:t>の</w:t>
      </w:r>
      <w:r>
        <w:rPr>
          <w:rFonts w:ascii="Times New Roman" w:hAnsi="Times New Roman"/>
        </w:rPr>
        <w:t xml:space="preserve"> 10 </w:t>
      </w:r>
      <w:r>
        <w:rPr>
          <w:rFonts w:ascii="Times New Roman" w:hAnsi="Times New Roman"/>
        </w:rPr>
        <w:t>点で掃引し、各探索が選択にかける前に生成した全解から非劣解を保存して、</w:t>
      </w:r>
      <w:r>
        <w:rPr>
          <w:rFonts w:ascii="Times New Roman" w:hAnsi="Times New Roman"/>
        </w:rPr>
        <w:t xml:space="preserve">Pareto </w:t>
      </w:r>
      <w:r>
        <w:rPr>
          <w:rFonts w:ascii="Times New Roman" w:hAnsi="Times New Roman"/>
        </w:rPr>
        <w:t>フロントの</w:t>
      </w:r>
      <w:r>
        <w:rPr>
          <w:rFonts w:ascii="Times New Roman" w:hAnsi="Times New Roman"/>
        </w:rPr>
        <w:t xml:space="preserve"> hypervolume</w:t>
      </w:r>
      <w:r>
        <w:rPr>
          <w:rFonts w:ascii="Times New Roman" w:hAnsi="Times New Roman"/>
        </w:rPr>
        <w:t>（以下、</w:t>
      </w:r>
      <w:r>
        <w:rPr>
          <w:rFonts w:ascii="Times New Roman" w:hAnsi="Times New Roman"/>
        </w:rPr>
        <w:t>HV</w:t>
      </w:r>
      <w:r>
        <w:rPr>
          <w:rFonts w:ascii="Times New Roman" w:hAnsi="Times New Roman"/>
        </w:rPr>
        <w:t>）で評価する。指標は、トレードオフ全体の品質を測る全域</w:t>
      </w:r>
      <w:r>
        <w:rPr>
          <w:rFonts w:ascii="Times New Roman" w:hAnsi="Times New Roman"/>
        </w:rPr>
        <w:t xml:space="preserve"> HV</w:t>
      </w:r>
      <w:r>
        <w:rPr>
          <w:rFonts w:ascii="Times New Roman" w:hAnsi="Times New Roman"/>
        </w:rPr>
        <w:t>、高安定領域（</w:t>
      </w:r>
      <w:r>
        <w:rPr>
          <w:rFonts w:ascii="Times New Roman" w:hAnsi="Times New Roman"/>
          <w:i/>
        </w:rPr>
        <w:t>D</w:t>
      </w:r>
      <w:r>
        <w:rPr>
          <w:rFonts w:ascii="Times New Roman" w:hAnsi="Times New Roman"/>
        </w:rPr>
        <w:t xml:space="preserve"> </w:t>
      </w:r>
      <w:r>
        <w:rPr>
          <w:rFonts w:ascii="Times New Roman" w:hAnsi="Times New Roman"/>
        </w:rPr>
        <w:t>が全手法の</w:t>
      </w:r>
      <w:r>
        <w:rPr>
          <w:rFonts w:ascii="Times New Roman" w:hAnsi="Times New Roman"/>
        </w:rPr>
        <w:t xml:space="preserve"> </w:t>
      </w:r>
      <w:r>
        <w:rPr>
          <w:rFonts w:ascii="Times New Roman" w:hAnsi="Times New Roman"/>
        </w:rPr>
        <w:t xml:space="preserve">Pareto </w:t>
      </w:r>
      <w:r>
        <w:rPr>
          <w:rFonts w:ascii="Times New Roman" w:hAnsi="Times New Roman"/>
        </w:rPr>
        <w:t>解の中央値</w:t>
      </w:r>
      <w:r>
        <w:rPr>
          <w:rFonts w:ascii="Times New Roman" w:hAnsi="Times New Roman"/>
        </w:rPr>
        <w:t xml:space="preserve"> </w:t>
      </w:r>
      <w:r>
        <w:rPr>
          <w:rFonts w:ascii="Times New Roman" w:hAnsi="Times New Roman"/>
          <w:i/>
        </w:rPr>
        <w:t>P</w:t>
      </w:r>
      <w:r>
        <w:rPr>
          <w:rFonts w:ascii="Times New Roman" w:hAnsi="Times New Roman"/>
          <w:vertAlign w:val="subscript"/>
        </w:rPr>
        <w:t>50</w:t>
      </w:r>
      <w:r>
        <w:rPr>
          <w:rFonts w:ascii="Times New Roman" w:hAnsi="Times New Roman"/>
        </w:rPr>
        <w:t xml:space="preserve"> </w:t>
      </w:r>
      <w:r>
        <w:rPr>
          <w:rFonts w:ascii="Times New Roman" w:hAnsi="Times New Roman"/>
        </w:rPr>
        <w:t>未満）に限った高安定</w:t>
      </w:r>
      <w:r>
        <w:rPr>
          <w:rFonts w:ascii="Times New Roman" w:hAnsi="Times New Roman"/>
        </w:rPr>
        <w:t xml:space="preserve"> HV</w:t>
      </w:r>
      <w:r>
        <w:rPr>
          <w:rFonts w:ascii="Times New Roman" w:hAnsi="Times New Roman"/>
        </w:rPr>
        <w:t>、</w:t>
      </w:r>
      <w:r>
        <w:rPr>
          <w:rFonts w:ascii="Times New Roman" w:hAnsi="Times New Roman"/>
        </w:rPr>
        <w:t xml:space="preserve">anytime </w:t>
      </w:r>
      <w:r>
        <w:rPr>
          <w:rFonts w:ascii="Times New Roman" w:hAnsi="Times New Roman"/>
        </w:rPr>
        <w:t>性能（探索の立ち上がりの速さ）を測る</w:t>
      </w:r>
      <w:r>
        <w:rPr>
          <w:rFonts w:ascii="Times New Roman" w:hAnsi="Times New Roman"/>
        </w:rPr>
        <w:t xml:space="preserve"> AOC</w:t>
      </w:r>
      <w:r>
        <w:rPr>
          <w:rFonts w:ascii="Times New Roman" w:hAnsi="Times New Roman"/>
        </w:rPr>
        <w:t>（重みごとの</w:t>
      </w:r>
      <w:r>
        <w:rPr>
          <w:rFonts w:ascii="Times New Roman" w:hAnsi="Times New Roman"/>
        </w:rPr>
        <w:t xml:space="preserve"> HV–</w:t>
      </w:r>
      <w:r>
        <w:rPr>
          <w:rFonts w:ascii="Times New Roman" w:hAnsi="Times New Roman"/>
        </w:rPr>
        <w:t>対数時間曲線の時間平均）の</w:t>
      </w:r>
      <w:r>
        <w:rPr>
          <w:rFonts w:ascii="Times New Roman" w:hAnsi="Times New Roman"/>
        </w:rPr>
        <w:t xml:space="preserve"> 3 </w:t>
      </w:r>
      <w:r>
        <w:rPr>
          <w:rFonts w:ascii="Times New Roman" w:hAnsi="Times New Roman"/>
        </w:rPr>
        <w:t>つとする。</w:t>
      </w:r>
    </w:p>
    <w:p w14:paraId="17D6D7B3" w14:textId="77777777" w:rsidR="00753BD5" w:rsidRDefault="00B56108">
      <w:pPr>
        <w:pStyle w:val="Jima005"/>
        <w:keepNext/>
        <w:spacing w:before="291"/>
      </w:pPr>
      <w:r>
        <w:rPr>
          <w:rFonts w:ascii="Times New Roman" w:eastAsia="ＭＳ Ｐ明朝" w:hAnsi="Times New Roman"/>
        </w:rPr>
        <w:t>比較する探索構造と演算子</w:t>
      </w:r>
    </w:p>
    <w:p w14:paraId="281DB6A2" w14:textId="77777777" w:rsidR="00753BD5" w:rsidRDefault="00B56108">
      <w:pPr>
        <w:pStyle w:val="Jima005"/>
        <w:keepNext/>
        <w:numPr>
          <w:ilvl w:val="1"/>
          <w:numId w:val="1"/>
        </w:numPr>
        <w:spacing w:before="291"/>
      </w:pPr>
      <w:r>
        <w:rPr>
          <w:rFonts w:ascii="Times New Roman" w:eastAsia="ＭＳ Ｐ明朝" w:hAnsi="Times New Roman"/>
        </w:rPr>
        <w:t>単点探索と多点探索</w:t>
      </w:r>
    </w:p>
    <w:p w14:paraId="16F43F11" w14:textId="77777777" w:rsidR="00753BD5" w:rsidRDefault="00B56108">
      <w:pPr>
        <w:pStyle w:val="ima010"/>
      </w:pPr>
      <w:r>
        <w:rPr>
          <w:rFonts w:ascii="Times New Roman" w:hAnsi="Times New Roman"/>
        </w:rPr>
        <w:t xml:space="preserve">　探索構造の差だけを比較するため、両者の局所探索を揃える。局所探索は</w:t>
      </w:r>
      <w:r>
        <w:rPr>
          <w:rFonts w:ascii="Times New Roman" w:hAnsi="Times New Roman"/>
        </w:rPr>
        <w:t xml:space="preserve"> JSP </w:t>
      </w:r>
      <w:r>
        <w:rPr>
          <w:rFonts w:ascii="Times New Roman" w:hAnsi="Times New Roman"/>
        </w:rPr>
        <w:t>標準の</w:t>
      </w:r>
      <w:r>
        <w:rPr>
          <w:rFonts w:ascii="Times New Roman" w:hAnsi="Times New Roman"/>
        </w:rPr>
        <w:t xml:space="preserve"> N5 </w:t>
      </w:r>
      <w:r>
        <w:rPr>
          <w:rFonts w:ascii="Times New Roman" w:hAnsi="Times New Roman"/>
        </w:rPr>
        <w:t>近傍</w:t>
      </w:r>
      <w:r>
        <w:rPr>
          <w:rFonts w:ascii="Times New Roman" w:hAnsi="Times New Roman"/>
          <w:vertAlign w:val="superscript"/>
        </w:rPr>
        <w:t>3)</w:t>
      </w:r>
      <w:r>
        <w:rPr>
          <w:rFonts w:ascii="Times New Roman" w:hAnsi="Times New Roman"/>
        </w:rPr>
        <w:t>（クリティカルブロック端の隣接</w:t>
      </w:r>
      <w:r>
        <w:rPr>
          <w:rFonts w:ascii="Times New Roman" w:hAnsi="Times New Roman"/>
        </w:rPr>
        <w:t xml:space="preserve"> swap</w:t>
      </w:r>
      <w:r>
        <w:rPr>
          <w:rFonts w:ascii="Times New Roman" w:hAnsi="Times New Roman"/>
        </w:rPr>
        <w:t>）とし、採否は</w:t>
      </w:r>
      <w:r>
        <w:rPr>
          <w:rFonts w:ascii="Times New Roman" w:hAnsi="Times New Roman"/>
        </w:rPr>
        <w:t xml:space="preserve"> </w:t>
      </w:r>
      <w:r>
        <w:rPr>
          <w:rFonts w:ascii="Times New Roman" w:hAnsi="Times New Roman"/>
          <w:i/>
        </w:rPr>
        <w:t>F</w:t>
      </w:r>
      <w:r>
        <w:rPr>
          <w:rFonts w:ascii="Times New Roman" w:hAnsi="Times New Roman"/>
        </w:rPr>
        <w:t xml:space="preserve"> </w:t>
      </w:r>
      <w:r>
        <w:rPr>
          <w:rFonts w:ascii="Times New Roman" w:hAnsi="Times New Roman"/>
        </w:rPr>
        <w:t>で判定する。単点探索は反復局所探索</w:t>
      </w:r>
      <w:r>
        <w:rPr>
          <w:rFonts w:ascii="Times New Roman" w:hAnsi="Times New Roman"/>
          <w:vertAlign w:val="superscript"/>
        </w:rPr>
        <w:t>4)</w:t>
      </w:r>
      <w:r>
        <w:rPr>
          <w:rFonts w:ascii="Times New Roman" w:hAnsi="Times New Roman"/>
        </w:rPr>
        <w:t xml:space="preserve"> </w:t>
      </w:r>
      <w:r>
        <w:rPr>
          <w:rFonts w:ascii="Times New Roman" w:hAnsi="Times New Roman"/>
        </w:rPr>
        <w:t>とし、</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を初期解に、局所探索と</w:t>
      </w:r>
      <w:r>
        <w:rPr>
          <w:rFonts w:ascii="Times New Roman" w:hAnsi="Times New Roman"/>
        </w:rPr>
        <w:t xml:space="preserve"> insert </w:t>
      </w:r>
      <w:r>
        <w:rPr>
          <w:rFonts w:ascii="Times New Roman" w:hAnsi="Times New Roman"/>
        </w:rPr>
        <w:t>移動による摂動を交互に適用する。多点探索は</w:t>
      </w:r>
      <w:r>
        <w:rPr>
          <w:rFonts w:ascii="Times New Roman" w:hAnsi="Times New Roman"/>
        </w:rPr>
        <w:t xml:space="preserve"> operation-based </w:t>
      </w:r>
      <w:r>
        <w:rPr>
          <w:rFonts w:ascii="Times New Roman" w:hAnsi="Times New Roman"/>
        </w:rPr>
        <w:t>表現の</w:t>
      </w:r>
      <w:r>
        <w:rPr>
          <w:rFonts w:ascii="Times New Roman" w:hAnsi="Times New Roman"/>
        </w:rPr>
        <w:t xml:space="preserve"> GA </w:t>
      </w:r>
      <w:r>
        <w:rPr>
          <w:rFonts w:ascii="Times New Roman" w:hAnsi="Times New Roman"/>
        </w:rPr>
        <w:t>の各個体に同じ</w:t>
      </w:r>
      <w:r>
        <w:rPr>
          <w:rFonts w:ascii="Times New Roman" w:hAnsi="Times New Roman"/>
        </w:rPr>
        <w:t xml:space="preserve"> N5 </w:t>
      </w:r>
      <w:r>
        <w:rPr>
          <w:rFonts w:ascii="Times New Roman" w:hAnsi="Times New Roman"/>
        </w:rPr>
        <w:t>を適用した遺伝的局所探索とし、初期集団に</w:t>
      </w:r>
      <w:r>
        <w:rPr>
          <w:rFonts w:ascii="Times New Roman" w:hAnsi="Times New Roman"/>
        </w:rPr>
        <w:t xml:space="preserve"> </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を含める。</w:t>
      </w:r>
    </w:p>
    <w:p w14:paraId="33243D54" w14:textId="77777777" w:rsidR="00753BD5" w:rsidRDefault="00B56108">
      <w:pPr>
        <w:pStyle w:val="Jima005"/>
        <w:keepNext/>
        <w:numPr>
          <w:ilvl w:val="1"/>
          <w:numId w:val="1"/>
        </w:numPr>
        <w:spacing w:before="291"/>
      </w:pPr>
      <w:r>
        <w:rPr>
          <w:rFonts w:ascii="Times New Roman" w:eastAsia="ＭＳ Ｐ明朝" w:hAnsi="Times New Roman"/>
        </w:rPr>
        <w:lastRenderedPageBreak/>
        <w:t>安定性誘導演算子（</w:t>
      </w:r>
      <w:r>
        <w:rPr>
          <w:rFonts w:ascii="Times New Roman" w:eastAsia="ＭＳ Ｐ明朝" w:hAnsi="Times New Roman"/>
        </w:rPr>
        <w:t>PR</w:t>
      </w:r>
      <w:r>
        <w:rPr>
          <w:rFonts w:ascii="Times New Roman" w:eastAsia="ＭＳ Ｐ明朝" w:hAnsi="Times New Roman"/>
        </w:rPr>
        <w:t>・</w:t>
      </w:r>
      <w:r>
        <w:rPr>
          <w:rFonts w:ascii="Times New Roman" w:eastAsia="ＭＳ Ｐ明朝" w:hAnsi="Times New Roman"/>
        </w:rPr>
        <w:t>repair</w:t>
      </w:r>
      <w:r>
        <w:rPr>
          <w:rFonts w:ascii="Times New Roman" w:eastAsia="ＭＳ Ｐ明朝" w:hAnsi="Times New Roman"/>
        </w:rPr>
        <w:t>）</w:t>
      </w:r>
    </w:p>
    <w:p w14:paraId="1051844E" w14:textId="77777777" w:rsidR="00753BD5" w:rsidRDefault="00B56108">
      <w:pPr>
        <w:pStyle w:val="ima010"/>
      </w:pPr>
      <w:r>
        <w:rPr>
          <w:rFonts w:ascii="Times New Roman" w:hAnsi="Times New Roman"/>
        </w:rPr>
        <w:t xml:space="preserve">　</w:t>
      </w:r>
      <w:r>
        <w:rPr>
          <w:rFonts w:ascii="Times New Roman" w:hAnsi="Times New Roman"/>
        </w:rPr>
        <w:t xml:space="preserve">PR </w:t>
      </w:r>
      <w:r>
        <w:rPr>
          <w:rFonts w:ascii="Times New Roman" w:hAnsi="Times New Roman"/>
        </w:rPr>
        <w:t>は</w:t>
      </w:r>
      <w:r>
        <w:rPr>
          <w:rFonts w:ascii="Times New Roman" w:hAnsi="Times New Roman"/>
        </w:rPr>
        <w:t xml:space="preserve"> 2 </w:t>
      </w:r>
      <w:r>
        <w:rPr>
          <w:rFonts w:ascii="Times New Roman" w:hAnsi="Times New Roman"/>
        </w:rPr>
        <w:t>つの高品質解を結ぶ経路上の中間解を探索する操作である</w:t>
      </w:r>
      <w:r>
        <w:rPr>
          <w:rFonts w:ascii="Times New Roman" w:hAnsi="Times New Roman"/>
          <w:vertAlign w:val="superscript"/>
        </w:rPr>
        <w:t>5)</w:t>
      </w:r>
      <w:r>
        <w:rPr>
          <w:rFonts w:ascii="Times New Roman" w:hAnsi="Times New Roman"/>
        </w:rPr>
        <w:t>。本研究はこれを再スケジューリングの構造に合わせ、経路の到達先を</w:t>
      </w:r>
      <w:r>
        <w:rPr>
          <w:rFonts w:ascii="Times New Roman" w:hAnsi="Times New Roman"/>
        </w:rPr>
        <w:t xml:space="preserve"> </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に固定する。すなわち現在解から、両者で処理順位が食い違う作業を</w:t>
      </w:r>
      <w:r>
        <w:rPr>
          <w:rFonts w:ascii="Times New Roman" w:hAnsi="Times New Roman"/>
        </w:rPr>
        <w:t xml:space="preserve"> 1 </w:t>
      </w:r>
      <w:r>
        <w:rPr>
          <w:rFonts w:ascii="Times New Roman" w:hAnsi="Times New Roman"/>
        </w:rPr>
        <w:t>つずつ</w:t>
      </w:r>
      <w:r>
        <w:rPr>
          <w:rFonts w:ascii="Times New Roman" w:hAnsi="Times New Roman"/>
        </w:rPr>
        <w:t xml:space="preserve"> </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での順位へ入れ替える</w:t>
      </w:r>
      <w:r>
        <w:rPr>
          <w:rFonts w:ascii="Times New Roman" w:hAnsi="Times New Roman"/>
        </w:rPr>
        <w:t xml:space="preserve"> swap </w:t>
      </w:r>
      <w:r>
        <w:rPr>
          <w:rFonts w:ascii="Times New Roman" w:hAnsi="Times New Roman"/>
        </w:rPr>
        <w:t>移</w:t>
      </w:r>
      <w:r>
        <w:rPr>
          <w:rFonts w:ascii="Times New Roman" w:hAnsi="Times New Roman"/>
        </w:rPr>
        <w:t>動で経路をたどり、経路上の最良解を返す。</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は安定性目的の最適端点なので、経路上の中間解は生産効率と安定性のトレードオフ上に並ぶ。経路を深さ</w:t>
      </w:r>
      <w:r>
        <w:rPr>
          <w:rFonts w:ascii="Times New Roman" w:hAnsi="Times New Roman"/>
        </w:rPr>
        <w:t xml:space="preserve"> </w:t>
      </w:r>
      <w:r>
        <w:rPr>
          <w:rFonts w:ascii="Times New Roman" w:hAnsi="Times New Roman"/>
          <w:i/>
        </w:rPr>
        <w:t>k</w:t>
      </w:r>
      <w:r>
        <w:rPr>
          <w:rFonts w:ascii="Times New Roman" w:hAnsi="Times New Roman"/>
        </w:rPr>
        <w:t xml:space="preserve"> </w:t>
      </w:r>
      <w:r>
        <w:rPr>
          <w:rFonts w:ascii="Times New Roman" w:hAnsi="Times New Roman"/>
        </w:rPr>
        <w:t>手で打ち切り、到達点だけを局所探索で再最適化する簡略版（</w:t>
      </w:r>
      <w:r>
        <w:rPr>
          <w:rFonts w:ascii="Times New Roman" w:hAnsi="Times New Roman"/>
        </w:rPr>
        <w:t>repair</w:t>
      </w:r>
      <w:r>
        <w:rPr>
          <w:rFonts w:ascii="Times New Roman" w:hAnsi="Times New Roman"/>
        </w:rPr>
        <w:t>）も用いる。両演算子は、単点探索には摂動として、多点探索には各個体の精緻化として組み込む。</w:t>
      </w:r>
    </w:p>
    <w:p w14:paraId="224D4E13" w14:textId="77777777" w:rsidR="00753BD5" w:rsidRDefault="00B56108">
      <w:pPr>
        <w:pStyle w:val="Jima005"/>
        <w:keepNext/>
        <w:spacing w:before="291"/>
      </w:pPr>
      <w:r>
        <w:rPr>
          <w:rFonts w:ascii="Times New Roman" w:eastAsia="ＭＳ Ｐ明朝" w:hAnsi="Times New Roman"/>
        </w:rPr>
        <w:t>数値実験</w:t>
      </w:r>
    </w:p>
    <w:p w14:paraId="0AB8E90D" w14:textId="77777777" w:rsidR="00753BD5" w:rsidRDefault="00B56108">
      <w:pPr>
        <w:pStyle w:val="Jima005"/>
        <w:keepNext/>
        <w:numPr>
          <w:ilvl w:val="1"/>
          <w:numId w:val="1"/>
        </w:numPr>
        <w:spacing w:before="291"/>
      </w:pPr>
      <w:r>
        <w:rPr>
          <w:rFonts w:ascii="Times New Roman" w:eastAsia="ＭＳ Ｐ明朝" w:hAnsi="Times New Roman"/>
        </w:rPr>
        <w:t>実験設定</w:t>
      </w:r>
    </w:p>
    <w:p w14:paraId="72D14966" w14:textId="77777777" w:rsidR="00753BD5" w:rsidRDefault="00B56108">
      <w:pPr>
        <w:pStyle w:val="ima010"/>
      </w:pPr>
      <w:r>
        <w:rPr>
          <w:rFonts w:ascii="Times New Roman" w:hAnsi="Times New Roman"/>
        </w:rPr>
        <w:t xml:space="preserve">　ベンチマーク問題</w:t>
      </w:r>
      <w:r>
        <w:rPr>
          <w:rFonts w:ascii="Times New Roman" w:hAnsi="Times New Roman"/>
        </w:rPr>
        <w:t xml:space="preserve"> mt10</w:t>
      </w:r>
      <w:r>
        <w:rPr>
          <w:rFonts w:ascii="Times New Roman" w:hAnsi="Times New Roman"/>
        </w:rPr>
        <w:t>・</w:t>
      </w:r>
      <w:r>
        <w:rPr>
          <w:rFonts w:ascii="Times New Roman" w:hAnsi="Times New Roman"/>
        </w:rPr>
        <w:t>la21</w:t>
      </w:r>
      <w:r>
        <w:rPr>
          <w:rFonts w:ascii="Times New Roman" w:hAnsi="Times New Roman"/>
        </w:rPr>
        <w:t>・</w:t>
      </w:r>
      <w:r>
        <w:rPr>
          <w:rFonts w:ascii="Times New Roman" w:hAnsi="Times New Roman"/>
        </w:rPr>
        <w:t>la36</w:t>
      </w:r>
      <w:r>
        <w:rPr>
          <w:rFonts w:ascii="Times New Roman" w:hAnsi="Times New Roman"/>
        </w:rPr>
        <w:t>・</w:t>
      </w:r>
      <w:r>
        <w:rPr>
          <w:rFonts w:ascii="Times New Roman" w:hAnsi="Times New Roman"/>
        </w:rPr>
        <w:t>la40</w:t>
      </w:r>
      <w:r>
        <w:rPr>
          <w:rFonts w:ascii="Times New Roman" w:hAnsi="Times New Roman"/>
        </w:rPr>
        <w:t>・</w:t>
      </w:r>
      <w:r>
        <w:rPr>
          <w:rFonts w:ascii="Times New Roman" w:hAnsi="Times New Roman"/>
        </w:rPr>
        <w:t xml:space="preserve">ta21 </w:t>
      </w:r>
      <w:r>
        <w:rPr>
          <w:rFonts w:ascii="Times New Roman" w:hAnsi="Times New Roman"/>
        </w:rPr>
        <w:t>に、遅延量</w:t>
      </w:r>
      <w:r>
        <w:rPr>
          <w:rFonts w:ascii="Times New Roman" w:hAnsi="Times New Roman"/>
        </w:rPr>
        <w:t xml:space="preserve"> </w:t>
      </w:r>
      <w:r>
        <w:rPr>
          <w:rFonts w:ascii="Times New Roman" w:hAnsi="Times New Roman"/>
          <w:i/>
        </w:rPr>
        <w:t>Δ</w:t>
      </w:r>
      <w:r>
        <w:rPr>
          <w:rFonts w:ascii="Times New Roman" w:hAnsi="Times New Roman"/>
        </w:rPr>
        <w:t>=60</w:t>
      </w:r>
      <w:r>
        <w:rPr>
          <w:rFonts w:ascii="Times New Roman" w:hAnsi="Times New Roman"/>
        </w:rPr>
        <w:t>〜</w:t>
      </w:r>
      <w:r>
        <w:rPr>
          <w:rFonts w:ascii="Times New Roman" w:hAnsi="Times New Roman"/>
        </w:rPr>
        <w:t xml:space="preserve">148 </w:t>
      </w:r>
      <w:r>
        <w:rPr>
          <w:rFonts w:ascii="Times New Roman" w:hAnsi="Times New Roman"/>
        </w:rPr>
        <w:t>の単一作業遅延を与えた</w:t>
      </w:r>
      <w:r>
        <w:rPr>
          <w:rFonts w:ascii="Times New Roman" w:hAnsi="Times New Roman"/>
        </w:rPr>
        <w:t xml:space="preserve"> 8 </w:t>
      </w:r>
      <w:r>
        <w:rPr>
          <w:rFonts w:ascii="Times New Roman" w:hAnsi="Times New Roman"/>
        </w:rPr>
        <w:t>シナリオを用いる。全作業のうち最適化対象となる割合が</w:t>
      </w:r>
      <w:r>
        <w:rPr>
          <w:rFonts w:ascii="Times New Roman" w:hAnsi="Times New Roman"/>
        </w:rPr>
        <w:t xml:space="preserve"> 2</w:t>
      </w:r>
      <w:r>
        <w:rPr>
          <w:rFonts w:ascii="Times New Roman" w:hAnsi="Times New Roman"/>
        </w:rPr>
        <w:t>7</w:t>
      </w:r>
      <w:r>
        <w:rPr>
          <w:rFonts w:ascii="Times New Roman" w:hAnsi="Times New Roman"/>
        </w:rPr>
        <w:t>〜</w:t>
      </w:r>
      <w:r>
        <w:rPr>
          <w:rFonts w:ascii="Times New Roman" w:hAnsi="Times New Roman"/>
        </w:rPr>
        <w:t xml:space="preserve">82% </w:t>
      </w:r>
      <w:r>
        <w:rPr>
          <w:rFonts w:ascii="Times New Roman" w:hAnsi="Times New Roman"/>
        </w:rPr>
        <w:t>にわたるようシナリオを構成する（</w:t>
      </w:r>
      <w:r>
        <w:rPr>
          <w:rFonts w:ascii="Times New Roman" w:hAnsi="Times New Roman"/>
        </w:rPr>
        <w:t xml:space="preserve">la36 </w:t>
      </w:r>
      <w:r>
        <w:rPr>
          <w:rFonts w:ascii="Times New Roman" w:hAnsi="Times New Roman"/>
        </w:rPr>
        <w:t>は同一問題・同一</w:t>
      </w:r>
      <w:r>
        <w:rPr>
          <w:rFonts w:ascii="Times New Roman" w:hAnsi="Times New Roman"/>
        </w:rPr>
        <w:t xml:space="preserve"> </w:t>
      </w:r>
      <w:proofErr w:type="spellStart"/>
      <w:r>
        <w:rPr>
          <w:rFonts w:ascii="Times New Roman" w:hAnsi="Times New Roman"/>
          <w:i/>
        </w:rPr>
        <w:t>S</w:t>
      </w:r>
      <w:r>
        <w:rPr>
          <w:rFonts w:ascii="Times New Roman" w:hAnsi="Times New Roman"/>
          <w:i/>
          <w:vertAlign w:val="subscript"/>
        </w:rPr>
        <w:t>p</w:t>
      </w:r>
      <w:proofErr w:type="spellEnd"/>
      <w:r>
        <w:rPr>
          <w:rFonts w:ascii="Times New Roman" w:hAnsi="Times New Roman"/>
        </w:rPr>
        <w:t xml:space="preserve"> </w:t>
      </w:r>
      <w:r>
        <w:rPr>
          <w:rFonts w:ascii="Times New Roman" w:hAnsi="Times New Roman"/>
        </w:rPr>
        <w:t>でこの割合のみを</w:t>
      </w:r>
      <w:r>
        <w:rPr>
          <w:rFonts w:ascii="Times New Roman" w:hAnsi="Times New Roman"/>
        </w:rPr>
        <w:t xml:space="preserve"> 27/54/73% </w:t>
      </w:r>
      <w:r>
        <w:rPr>
          <w:rFonts w:ascii="Times New Roman" w:hAnsi="Times New Roman"/>
        </w:rPr>
        <w:t>と変えた</w:t>
      </w:r>
      <w:r>
        <w:rPr>
          <w:rFonts w:ascii="Times New Roman" w:hAnsi="Times New Roman"/>
        </w:rPr>
        <w:t xml:space="preserve"> 3 </w:t>
      </w:r>
      <w:r>
        <w:rPr>
          <w:rFonts w:ascii="Times New Roman" w:hAnsi="Times New Roman"/>
        </w:rPr>
        <w:t>つ）。計算予算は単点探索</w:t>
      </w:r>
      <w:r>
        <w:rPr>
          <w:rFonts w:ascii="Times New Roman" w:hAnsi="Times New Roman"/>
        </w:rPr>
        <w:t xml:space="preserve"> 3000 </w:t>
      </w:r>
      <w:r>
        <w:rPr>
          <w:rFonts w:ascii="Times New Roman" w:hAnsi="Times New Roman"/>
        </w:rPr>
        <w:t>反復・多点探索</w:t>
      </w:r>
      <w:r>
        <w:rPr>
          <w:rFonts w:ascii="Times New Roman" w:hAnsi="Times New Roman"/>
        </w:rPr>
        <w:t xml:space="preserve"> 500 </w:t>
      </w:r>
      <w:r>
        <w:rPr>
          <w:rFonts w:ascii="Times New Roman" w:hAnsi="Times New Roman"/>
        </w:rPr>
        <w:t>世代とし、各条件で</w:t>
      </w:r>
      <w:r>
        <w:rPr>
          <w:rFonts w:ascii="Times New Roman" w:hAnsi="Times New Roman"/>
        </w:rPr>
        <w:t xml:space="preserve"> 10 </w:t>
      </w:r>
      <w:r>
        <w:rPr>
          <w:rFonts w:ascii="Times New Roman" w:hAnsi="Times New Roman"/>
        </w:rPr>
        <w:t>試行を行う。検定には両側</w:t>
      </w:r>
      <w:r>
        <w:rPr>
          <w:rFonts w:ascii="Times New Roman" w:hAnsi="Times New Roman"/>
        </w:rPr>
        <w:t xml:space="preserve"> Mann–Whitney </w:t>
      </w:r>
      <w:r>
        <w:rPr>
          <w:rFonts w:ascii="Times New Roman" w:hAnsi="Times New Roman"/>
        </w:rPr>
        <w:t>の</w:t>
      </w:r>
      <w:r>
        <w:rPr>
          <w:rFonts w:ascii="Times New Roman" w:hAnsi="Times New Roman"/>
        </w:rPr>
        <w:t xml:space="preserve"> </w:t>
      </w:r>
      <w:r>
        <w:rPr>
          <w:rFonts w:ascii="Times New Roman" w:hAnsi="Times New Roman"/>
          <w:i/>
        </w:rPr>
        <w:t>U</w:t>
      </w:r>
      <w:r>
        <w:rPr>
          <w:rFonts w:ascii="Times New Roman" w:hAnsi="Times New Roman"/>
        </w:rPr>
        <w:t xml:space="preserve"> </w:t>
      </w:r>
      <w:r>
        <w:rPr>
          <w:rFonts w:ascii="Times New Roman" w:hAnsi="Times New Roman"/>
        </w:rPr>
        <w:t>検定と効果量</w:t>
      </w:r>
      <w:r>
        <w:rPr>
          <w:rFonts w:ascii="Times New Roman" w:hAnsi="Times New Roman"/>
        </w:rPr>
        <w:t xml:space="preserve"> Cliff's </w:t>
      </w:r>
      <w:r>
        <w:rPr>
          <w:rFonts w:ascii="Times New Roman" w:hAnsi="Times New Roman"/>
          <w:i/>
        </w:rPr>
        <w:t>δ</w:t>
      </w:r>
      <w:r>
        <w:rPr>
          <w:rFonts w:ascii="Times New Roman" w:hAnsi="Times New Roman"/>
        </w:rPr>
        <w:t xml:space="preserve"> </w:t>
      </w:r>
      <w:r>
        <w:rPr>
          <w:rFonts w:ascii="Times New Roman" w:hAnsi="Times New Roman"/>
        </w:rPr>
        <w:t>を用い、</w:t>
      </w:r>
      <w:r>
        <w:rPr>
          <w:rFonts w:ascii="Times New Roman" w:hAnsi="Times New Roman"/>
        </w:rPr>
        <w:t xml:space="preserve">8 </w:t>
      </w:r>
      <w:r>
        <w:rPr>
          <w:rFonts w:ascii="Times New Roman" w:hAnsi="Times New Roman"/>
        </w:rPr>
        <w:t>シナリオにわたる同一の比較は</w:t>
      </w:r>
      <w:r>
        <w:rPr>
          <w:rFonts w:ascii="Times New Roman" w:hAnsi="Times New Roman"/>
        </w:rPr>
        <w:t xml:space="preserve"> Holm </w:t>
      </w:r>
      <w:r>
        <w:rPr>
          <w:rFonts w:ascii="Times New Roman" w:hAnsi="Times New Roman"/>
        </w:rPr>
        <w:t>法で補正する。</w:t>
      </w:r>
    </w:p>
    <w:p w14:paraId="61F9B84D" w14:textId="77777777" w:rsidR="00753BD5" w:rsidRDefault="00B56108">
      <w:pPr>
        <w:pStyle w:val="Jima005"/>
        <w:keepNext/>
        <w:numPr>
          <w:ilvl w:val="1"/>
          <w:numId w:val="1"/>
        </w:numPr>
        <w:spacing w:before="291"/>
      </w:pPr>
      <w:r>
        <w:rPr>
          <w:rFonts w:ascii="Times New Roman" w:eastAsia="ＭＳ Ｐ明朝" w:hAnsi="Times New Roman"/>
        </w:rPr>
        <w:t>高安定領域の品質</w:t>
      </w:r>
    </w:p>
    <w:p w14:paraId="442051B1" w14:textId="77777777" w:rsidR="00753BD5" w:rsidRDefault="00B56108">
      <w:pPr>
        <w:pStyle w:val="ima010"/>
      </w:pPr>
      <w:r>
        <w:rPr>
          <w:rFonts w:ascii="Times New Roman" w:hAnsi="Times New Roman"/>
        </w:rPr>
        <w:t xml:space="preserve">　高安定</w:t>
      </w:r>
      <w:r>
        <w:rPr>
          <w:rFonts w:ascii="Times New Roman" w:hAnsi="Times New Roman"/>
        </w:rPr>
        <w:t xml:space="preserve"> HV </w:t>
      </w:r>
      <w:r>
        <w:rPr>
          <w:rFonts w:ascii="Times New Roman" w:hAnsi="Times New Roman"/>
        </w:rPr>
        <w:t>を図</w:t>
      </w:r>
      <w:r>
        <w:rPr>
          <w:rFonts w:ascii="Times New Roman" w:hAnsi="Times New Roman"/>
        </w:rPr>
        <w:t>1</w:t>
      </w:r>
      <w:r>
        <w:rPr>
          <w:rFonts w:ascii="Times New Roman" w:hAnsi="Times New Roman"/>
        </w:rPr>
        <w:t>に示す。演算子なしでは、単点探索は全</w:t>
      </w:r>
      <w:r>
        <w:rPr>
          <w:rFonts w:ascii="Times New Roman" w:hAnsi="Times New Roman"/>
        </w:rPr>
        <w:t xml:space="preserve"> 8 </w:t>
      </w:r>
      <w:r>
        <w:rPr>
          <w:rFonts w:ascii="Times New Roman" w:hAnsi="Times New Roman"/>
        </w:rPr>
        <w:t>シナリオで多点探索を上回り、差は全試行で完全に分離した（</w:t>
      </w:r>
      <w:r>
        <w:rPr>
          <w:rFonts w:ascii="Times New Roman" w:hAnsi="Times New Roman"/>
          <w:i/>
        </w:rPr>
        <w:t>p</w:t>
      </w:r>
      <w:r>
        <w:rPr>
          <w:rFonts w:ascii="Times New Roman" w:hAnsi="Times New Roman"/>
        </w:rPr>
        <w:t>&lt;0.001, |</w:t>
      </w:r>
      <w:r>
        <w:rPr>
          <w:rFonts w:ascii="Times New Roman" w:hAnsi="Times New Roman"/>
          <w:i/>
        </w:rPr>
        <w:t>δ</w:t>
      </w:r>
      <w:r>
        <w:rPr>
          <w:rFonts w:ascii="Times New Roman" w:hAnsi="Times New Roman"/>
        </w:rPr>
        <w:t>|=1.0</w:t>
      </w:r>
      <w:r>
        <w:rPr>
          <w:rFonts w:ascii="Times New Roman" w:hAnsi="Times New Roman"/>
        </w:rPr>
        <w:t>）。とくに</w:t>
      </w:r>
      <w:r>
        <w:rPr>
          <w:rFonts w:ascii="Times New Roman" w:hAnsi="Times New Roman"/>
        </w:rPr>
        <w:t xml:space="preserve"> la36S</w:t>
      </w:r>
      <w:r>
        <w:rPr>
          <w:rFonts w:ascii="Times New Roman" w:hAnsi="Times New Roman"/>
        </w:rPr>
        <w:t>・</w:t>
      </w:r>
      <w:r>
        <w:rPr>
          <w:rFonts w:ascii="Times New Roman" w:hAnsi="Times New Roman"/>
        </w:rPr>
        <w:t>ta21S</w:t>
      </w:r>
      <w:r>
        <w:rPr>
          <w:rFonts w:ascii="Times New Roman" w:hAnsi="Times New Roman"/>
        </w:rPr>
        <w:t>・</w:t>
      </w:r>
      <w:r>
        <w:rPr>
          <w:rFonts w:ascii="Times New Roman" w:hAnsi="Times New Roman"/>
        </w:rPr>
        <w:t xml:space="preserve">la40 </w:t>
      </w:r>
      <w:r>
        <w:rPr>
          <w:rFonts w:ascii="Times New Roman" w:hAnsi="Times New Roman"/>
        </w:rPr>
        <w:t>の</w:t>
      </w:r>
      <w:r>
        <w:rPr>
          <w:rFonts w:ascii="Times New Roman" w:hAnsi="Times New Roman"/>
        </w:rPr>
        <w:t xml:space="preserve"> 3 </w:t>
      </w:r>
      <w:r>
        <w:rPr>
          <w:rFonts w:ascii="Times New Roman" w:hAnsi="Times New Roman"/>
        </w:rPr>
        <w:t>シナリオでは、多点探索は高安定領域に非劣解をほとんど得られず、残る</w:t>
      </w:r>
      <w:r>
        <w:rPr>
          <w:rFonts w:ascii="Times New Roman" w:hAnsi="Times New Roman"/>
        </w:rPr>
        <w:t xml:space="preserve"> 5 </w:t>
      </w:r>
      <w:r>
        <w:rPr>
          <w:rFonts w:ascii="Times New Roman" w:hAnsi="Times New Roman"/>
        </w:rPr>
        <w:t>シナリオでも単点探索が</w:t>
      </w:r>
      <w:r>
        <w:rPr>
          <w:rFonts w:ascii="Times New Roman" w:hAnsi="Times New Roman"/>
        </w:rPr>
        <w:t xml:space="preserve"> 2.0</w:t>
      </w:r>
      <w:r>
        <w:rPr>
          <w:rFonts w:ascii="Times New Roman" w:hAnsi="Times New Roman"/>
        </w:rPr>
        <w:t>〜</w:t>
      </w:r>
      <w:r>
        <w:rPr>
          <w:rFonts w:ascii="Times New Roman" w:hAnsi="Times New Roman"/>
        </w:rPr>
        <w:t xml:space="preserve">4.5 </w:t>
      </w:r>
      <w:r>
        <w:rPr>
          <w:rFonts w:ascii="Times New Roman" w:hAnsi="Times New Roman"/>
        </w:rPr>
        <w:t>倍である。</w:t>
      </w:r>
      <w:r>
        <w:rPr>
          <w:rFonts w:ascii="Times New Roman" w:hAnsi="Times New Roman"/>
        </w:rPr>
        <w:t xml:space="preserve">H1 </w:t>
      </w:r>
      <w:r>
        <w:rPr>
          <w:rFonts w:ascii="Times New Roman" w:hAnsi="Times New Roman"/>
        </w:rPr>
        <w:t>は支持された。</w:t>
      </w:r>
    </w:p>
    <w:p w14:paraId="26EAC679" w14:textId="77777777" w:rsidR="00753BD5" w:rsidRDefault="0017083B">
      <w:pPr>
        <w:keepNext/>
        <w:spacing w:before="60"/>
        <w:jc w:val="center"/>
      </w:pPr>
      <w:r w:rsidRPr="00AE6030">
        <w:rPr>
          <w:noProof/>
        </w:rPr>
        <w:pict w14:anchorId="727CACEF">
          <v:shape id="Picture 1" o:spid="_x0000_i1027" type="#_x0000_t75" style="width:231.05pt;height:121.2pt;visibility:visible;mso-wrap-style:square">
            <v:imagedata r:id="rId12" o:title=""/>
          </v:shape>
        </w:pict>
      </w:r>
    </w:p>
    <w:p w14:paraId="17CCDB43" w14:textId="77777777" w:rsidR="00753BD5" w:rsidRDefault="00B56108">
      <w:pPr>
        <w:pStyle w:val="ima200"/>
        <w:keepLines/>
      </w:pPr>
      <w:r>
        <w:rPr>
          <w:rFonts w:ascii="Times New Roman" w:eastAsia="ＭＳ Ｐ明朝" w:hAnsi="Times New Roman"/>
        </w:rPr>
        <w:t>図</w:t>
      </w:r>
      <w:r>
        <w:rPr>
          <w:rFonts w:ascii="Times New Roman" w:eastAsia="ＭＳ Ｐ明朝" w:hAnsi="Times New Roman"/>
        </w:rPr>
        <w:t>1</w:t>
      </w:r>
      <w:r>
        <w:rPr>
          <w:rFonts w:ascii="Times New Roman" w:eastAsia="ＭＳ Ｐ明朝" w:hAnsi="Times New Roman"/>
        </w:rPr>
        <w:t xml:space="preserve">　高安定</w:t>
      </w:r>
      <w:r>
        <w:rPr>
          <w:rFonts w:ascii="Times New Roman" w:eastAsia="ＭＳ Ｐ明朝" w:hAnsi="Times New Roman"/>
        </w:rPr>
        <w:t xml:space="preserve"> HV</w:t>
      </w:r>
      <w:r>
        <w:rPr>
          <w:rFonts w:ascii="Times New Roman" w:eastAsia="ＭＳ Ｐ明朝" w:hAnsi="Times New Roman"/>
        </w:rPr>
        <w:t>（中央値と四分位範囲</w:t>
      </w:r>
      <w:r>
        <w:rPr>
          <w:rFonts w:ascii="Times New Roman" w:eastAsia="ＭＳ Ｐ明朝" w:hAnsi="Times New Roman"/>
        </w:rPr>
        <w:t xml:space="preserve">, </w:t>
      </w:r>
      <w:r>
        <w:rPr>
          <w:rFonts w:ascii="Times New Roman" w:hAnsi="Times New Roman"/>
          <w:i/>
        </w:rPr>
        <w:t>n</w:t>
      </w:r>
      <w:r>
        <w:rPr>
          <w:rFonts w:ascii="Times New Roman" w:eastAsia="ＭＳ Ｐ明朝" w:hAnsi="Times New Roman"/>
        </w:rPr>
        <w:t>=10</w:t>
      </w:r>
      <w:r>
        <w:rPr>
          <w:rFonts w:ascii="Times New Roman" w:eastAsia="ＭＳ Ｐ明朝" w:hAnsi="Times New Roman"/>
        </w:rPr>
        <w:t>）。記号は演算子なしとの差の有意水準（</w:t>
      </w:r>
      <w:r>
        <w:rPr>
          <w:rFonts w:ascii="Times New Roman" w:eastAsia="ＭＳ Ｐ明朝" w:hAnsi="Times New Roman"/>
        </w:rPr>
        <w:t xml:space="preserve">* </w:t>
      </w:r>
      <w:r>
        <w:rPr>
          <w:rFonts w:ascii="Times New Roman" w:hAnsi="Times New Roman"/>
          <w:i/>
        </w:rPr>
        <w:t>p</w:t>
      </w:r>
      <w:r>
        <w:rPr>
          <w:rFonts w:ascii="Times New Roman" w:eastAsia="ＭＳ Ｐ明朝" w:hAnsi="Times New Roman"/>
        </w:rPr>
        <w:t>&lt;0.05, ** &lt;0.01, *** &lt;0.001</w:t>
      </w:r>
      <w:r>
        <w:rPr>
          <w:rFonts w:ascii="Times New Roman" w:eastAsia="ＭＳ Ｐ明朝" w:hAnsi="Times New Roman"/>
        </w:rPr>
        <w:t>）。</w:t>
      </w:r>
    </w:p>
    <w:p w14:paraId="290461DF" w14:textId="77777777" w:rsidR="00753BD5" w:rsidRDefault="00B56108">
      <w:pPr>
        <w:pStyle w:val="ima010"/>
      </w:pPr>
      <w:r>
        <w:rPr>
          <w:rFonts w:ascii="Times New Roman" w:hAnsi="Times New Roman"/>
        </w:rPr>
        <w:t xml:space="preserve">　演</w:t>
      </w:r>
      <w:r>
        <w:rPr>
          <w:rFonts w:ascii="Times New Roman" w:hAnsi="Times New Roman"/>
        </w:rPr>
        <w:t>算子を載せると、多点探索の高安定</w:t>
      </w:r>
      <w:r>
        <w:rPr>
          <w:rFonts w:ascii="Times New Roman" w:hAnsi="Times New Roman"/>
        </w:rPr>
        <w:t xml:space="preserve"> HV </w:t>
      </w:r>
      <w:r>
        <w:rPr>
          <w:rFonts w:ascii="Times New Roman" w:hAnsi="Times New Roman"/>
        </w:rPr>
        <w:t>は全</w:t>
      </w:r>
      <w:r>
        <w:rPr>
          <w:rFonts w:ascii="Times New Roman" w:hAnsi="Times New Roman"/>
        </w:rPr>
        <w:t xml:space="preserve"> 8 </w:t>
      </w:r>
      <w:r>
        <w:rPr>
          <w:rFonts w:ascii="Times New Roman" w:hAnsi="Times New Roman"/>
        </w:rPr>
        <w:t>シナリオの全試行で押し上がり（</w:t>
      </w:r>
      <w:r>
        <w:rPr>
          <w:rFonts w:ascii="Times New Roman" w:hAnsi="Times New Roman"/>
          <w:i/>
        </w:rPr>
        <w:t>p</w:t>
      </w:r>
      <w:r>
        <w:rPr>
          <w:rFonts w:ascii="Times New Roman" w:hAnsi="Times New Roman"/>
        </w:rPr>
        <w:t>&lt;0.001, |</w:t>
      </w:r>
      <w:r>
        <w:rPr>
          <w:rFonts w:ascii="Times New Roman" w:hAnsi="Times New Roman"/>
          <w:i/>
        </w:rPr>
        <w:t>δ</w:t>
      </w:r>
      <w:r>
        <w:rPr>
          <w:rFonts w:ascii="Times New Roman" w:hAnsi="Times New Roman"/>
        </w:rPr>
        <w:t>|=1.0</w:t>
      </w:r>
      <w:r>
        <w:rPr>
          <w:rFonts w:ascii="Times New Roman" w:hAnsi="Times New Roman"/>
        </w:rPr>
        <w:t>）、</w:t>
      </w:r>
      <w:r>
        <w:rPr>
          <w:rFonts w:ascii="Times New Roman" w:hAnsi="Times New Roman"/>
        </w:rPr>
        <w:t xml:space="preserve">8 </w:t>
      </w:r>
      <w:r>
        <w:rPr>
          <w:rFonts w:ascii="Times New Roman" w:hAnsi="Times New Roman"/>
        </w:rPr>
        <w:t>シナリオ中</w:t>
      </w:r>
      <w:r>
        <w:rPr>
          <w:rFonts w:ascii="Times New Roman" w:hAnsi="Times New Roman"/>
        </w:rPr>
        <w:t xml:space="preserve"> 7 </w:t>
      </w:r>
      <w:r>
        <w:rPr>
          <w:rFonts w:ascii="Times New Roman" w:hAnsi="Times New Roman"/>
        </w:rPr>
        <w:t>つで単点探索と同等以上に達した（残る</w:t>
      </w:r>
      <w:r>
        <w:rPr>
          <w:rFonts w:ascii="Times New Roman" w:hAnsi="Times New Roman"/>
        </w:rPr>
        <w:t xml:space="preserve"> la40 </w:t>
      </w:r>
      <w:r>
        <w:rPr>
          <w:rFonts w:ascii="Times New Roman" w:hAnsi="Times New Roman"/>
        </w:rPr>
        <w:t>では</w:t>
      </w:r>
      <w:r>
        <w:rPr>
          <w:rFonts w:ascii="Times New Roman" w:hAnsi="Times New Roman"/>
        </w:rPr>
        <w:t xml:space="preserve"> 5</w:t>
      </w:r>
      <w:r>
        <w:rPr>
          <w:rFonts w:ascii="Times New Roman" w:hAnsi="Times New Roman"/>
        </w:rPr>
        <w:t>〜</w:t>
      </w:r>
      <w:r>
        <w:rPr>
          <w:rFonts w:ascii="Times New Roman" w:hAnsi="Times New Roman"/>
        </w:rPr>
        <w:t xml:space="preserve">10% </w:t>
      </w:r>
      <w:r>
        <w:rPr>
          <w:rFonts w:ascii="Times New Roman" w:hAnsi="Times New Roman"/>
        </w:rPr>
        <w:t>下回る）。</w:t>
      </w:r>
      <w:r>
        <w:rPr>
          <w:rFonts w:ascii="Times New Roman" w:hAnsi="Times New Roman"/>
        </w:rPr>
        <w:t xml:space="preserve">H2 </w:t>
      </w:r>
      <w:r>
        <w:rPr>
          <w:rFonts w:ascii="Times New Roman" w:hAnsi="Times New Roman"/>
        </w:rPr>
        <w:t>はこの</w:t>
      </w:r>
      <w:r>
        <w:rPr>
          <w:rFonts w:ascii="Times New Roman" w:hAnsi="Times New Roman"/>
        </w:rPr>
        <w:t xml:space="preserve"> 1 </w:t>
      </w:r>
      <w:r>
        <w:rPr>
          <w:rFonts w:ascii="Times New Roman" w:hAnsi="Times New Roman"/>
        </w:rPr>
        <w:t>シナリオを除いて支持された。一方、単点探索で高安定</w:t>
      </w:r>
      <w:r>
        <w:rPr>
          <w:rFonts w:ascii="Times New Roman" w:hAnsi="Times New Roman"/>
        </w:rPr>
        <w:t xml:space="preserve"> HV </w:t>
      </w:r>
      <w:r>
        <w:rPr>
          <w:rFonts w:ascii="Times New Roman" w:hAnsi="Times New Roman"/>
        </w:rPr>
        <w:t>が伸びるのは</w:t>
      </w:r>
      <w:r>
        <w:rPr>
          <w:rFonts w:ascii="Times New Roman" w:hAnsi="Times New Roman"/>
        </w:rPr>
        <w:t xml:space="preserve"> 8 </w:t>
      </w:r>
      <w:r>
        <w:rPr>
          <w:rFonts w:ascii="Times New Roman" w:hAnsi="Times New Roman"/>
        </w:rPr>
        <w:t>シナリオ中</w:t>
      </w:r>
      <w:r>
        <w:rPr>
          <w:rFonts w:ascii="Times New Roman" w:hAnsi="Times New Roman"/>
        </w:rPr>
        <w:t xml:space="preserve"> 2 </w:t>
      </w:r>
      <w:r>
        <w:rPr>
          <w:rFonts w:ascii="Times New Roman" w:hAnsi="Times New Roman"/>
        </w:rPr>
        <w:t>つにとどまり、</w:t>
      </w:r>
      <w:r>
        <w:rPr>
          <w:rFonts w:ascii="Times New Roman" w:hAnsi="Times New Roman"/>
        </w:rPr>
        <w:t xml:space="preserve">Holm </w:t>
      </w:r>
      <w:r>
        <w:rPr>
          <w:rFonts w:ascii="Times New Roman" w:hAnsi="Times New Roman"/>
        </w:rPr>
        <w:t>補正後に残るのは</w:t>
      </w:r>
      <w:r>
        <w:rPr>
          <w:rFonts w:ascii="Times New Roman" w:hAnsi="Times New Roman"/>
        </w:rPr>
        <w:t xml:space="preserve"> 1 </w:t>
      </w:r>
      <w:r>
        <w:rPr>
          <w:rFonts w:ascii="Times New Roman" w:hAnsi="Times New Roman"/>
        </w:rPr>
        <w:t>つだけである。</w:t>
      </w:r>
    </w:p>
    <w:p w14:paraId="282B7B42" w14:textId="77777777" w:rsidR="00753BD5" w:rsidRDefault="00B56108">
      <w:pPr>
        <w:pStyle w:val="ima010"/>
      </w:pPr>
      <w:r>
        <w:rPr>
          <w:rFonts w:ascii="Times New Roman" w:hAnsi="Times New Roman"/>
        </w:rPr>
        <w:t xml:space="preserve">　この非対称は、単点探索がこの領域を自力で埋めていることによる。高安定</w:t>
      </w:r>
      <w:r>
        <w:rPr>
          <w:rFonts w:ascii="Times New Roman" w:hAnsi="Times New Roman"/>
        </w:rPr>
        <w:t xml:space="preserve"> HV </w:t>
      </w:r>
      <w:r>
        <w:rPr>
          <w:rFonts w:ascii="Times New Roman" w:hAnsi="Times New Roman"/>
        </w:rPr>
        <w:t>には複数の手法が集まって止まる水準があり（どのシナ</w:t>
      </w:r>
      <w:r>
        <w:rPr>
          <w:rFonts w:ascii="Times New Roman" w:hAnsi="Times New Roman"/>
        </w:rPr>
        <w:t>リオでも</w:t>
      </w:r>
      <w:r>
        <w:rPr>
          <w:rFonts w:ascii="Times New Roman" w:hAnsi="Times New Roman"/>
        </w:rPr>
        <w:t xml:space="preserve"> 7 </w:t>
      </w:r>
      <w:r>
        <w:rPr>
          <w:rFonts w:ascii="Times New Roman" w:hAnsi="Times New Roman"/>
        </w:rPr>
        <w:t>手法中</w:t>
      </w:r>
      <w:r>
        <w:rPr>
          <w:rFonts w:ascii="Times New Roman" w:hAnsi="Times New Roman"/>
        </w:rPr>
        <w:t xml:space="preserve"> 3</w:t>
      </w:r>
      <w:r>
        <w:rPr>
          <w:rFonts w:ascii="Times New Roman" w:hAnsi="Times New Roman"/>
        </w:rPr>
        <w:t>〜</w:t>
      </w:r>
      <w:r>
        <w:rPr>
          <w:rFonts w:ascii="Times New Roman" w:hAnsi="Times New Roman"/>
        </w:rPr>
        <w:t xml:space="preserve">5 </w:t>
      </w:r>
      <w:r>
        <w:rPr>
          <w:rFonts w:ascii="Times New Roman" w:hAnsi="Times New Roman"/>
        </w:rPr>
        <w:t>手法が最良値の</w:t>
      </w:r>
      <w:r>
        <w:rPr>
          <w:rFonts w:ascii="Times New Roman" w:hAnsi="Times New Roman"/>
        </w:rPr>
        <w:t xml:space="preserve"> 2% </w:t>
      </w:r>
      <w:r>
        <w:rPr>
          <w:rFonts w:ascii="Times New Roman" w:hAnsi="Times New Roman"/>
        </w:rPr>
        <w:t>以内）、単点探索は演算子なしでそこに届いている。演算子が埋めるのは埋め残しであり、単点探索で伸びた</w:t>
      </w:r>
      <w:r>
        <w:rPr>
          <w:rFonts w:ascii="Times New Roman" w:hAnsi="Times New Roman"/>
        </w:rPr>
        <w:t xml:space="preserve"> 2 </w:t>
      </w:r>
      <w:r>
        <w:rPr>
          <w:rFonts w:ascii="Times New Roman" w:hAnsi="Times New Roman"/>
        </w:rPr>
        <w:t>シナリオはいずれも単点探索自身が水準を下回っていたものである。</w:t>
      </w:r>
    </w:p>
    <w:p w14:paraId="27246540" w14:textId="77777777" w:rsidR="00753BD5" w:rsidRDefault="00B56108">
      <w:pPr>
        <w:pStyle w:val="Jima005"/>
        <w:keepNext/>
        <w:numPr>
          <w:ilvl w:val="1"/>
          <w:numId w:val="1"/>
        </w:numPr>
        <w:spacing w:before="291"/>
      </w:pPr>
      <w:r>
        <w:rPr>
          <w:rFonts w:ascii="Times New Roman" w:eastAsia="ＭＳ Ｐ明朝" w:hAnsi="Times New Roman"/>
        </w:rPr>
        <w:t>全域</w:t>
      </w:r>
      <w:r>
        <w:rPr>
          <w:rFonts w:ascii="Times New Roman" w:eastAsia="ＭＳ Ｐ明朝" w:hAnsi="Times New Roman"/>
        </w:rPr>
        <w:t xml:space="preserve"> HV </w:t>
      </w:r>
      <w:r>
        <w:rPr>
          <w:rFonts w:ascii="Times New Roman" w:eastAsia="ＭＳ Ｐ明朝" w:hAnsi="Times New Roman"/>
        </w:rPr>
        <w:t>と</w:t>
      </w:r>
      <w:r>
        <w:rPr>
          <w:rFonts w:ascii="Times New Roman" w:eastAsia="ＭＳ Ｐ明朝" w:hAnsi="Times New Roman"/>
        </w:rPr>
        <w:t xml:space="preserve"> AOC</w:t>
      </w:r>
    </w:p>
    <w:p w14:paraId="3A4D0CA9" w14:textId="77777777" w:rsidR="00753BD5" w:rsidRDefault="00B56108">
      <w:pPr>
        <w:pStyle w:val="ima010"/>
      </w:pPr>
      <w:r>
        <w:rPr>
          <w:rFonts w:ascii="Times New Roman" w:hAnsi="Times New Roman"/>
        </w:rPr>
        <w:t xml:space="preserve">　最良手法は評価軸によって替わる。全域</w:t>
      </w:r>
      <w:r>
        <w:rPr>
          <w:rFonts w:ascii="Times New Roman" w:hAnsi="Times New Roman"/>
        </w:rPr>
        <w:t xml:space="preserve"> HV </w:t>
      </w:r>
      <w:r>
        <w:rPr>
          <w:rFonts w:ascii="Times New Roman" w:hAnsi="Times New Roman"/>
        </w:rPr>
        <w:t>では演算子を載せた多点探索が最良の水準に達する（押し上げるのはここでも多点探索だけで、</w:t>
      </w:r>
      <w:r>
        <w:rPr>
          <w:rFonts w:ascii="Times New Roman" w:hAnsi="Times New Roman"/>
        </w:rPr>
        <w:t xml:space="preserve">8 </w:t>
      </w:r>
      <w:r>
        <w:rPr>
          <w:rFonts w:ascii="Times New Roman" w:hAnsi="Times New Roman"/>
        </w:rPr>
        <w:t>シナリオ中</w:t>
      </w:r>
      <w:r>
        <w:rPr>
          <w:rFonts w:ascii="Times New Roman" w:hAnsi="Times New Roman"/>
        </w:rPr>
        <w:t xml:space="preserve"> 6 </w:t>
      </w:r>
      <w:r>
        <w:rPr>
          <w:rFonts w:ascii="Times New Roman" w:hAnsi="Times New Roman"/>
        </w:rPr>
        <w:t>で</w:t>
      </w:r>
      <w:r>
        <w:rPr>
          <w:rFonts w:ascii="Times New Roman" w:hAnsi="Times New Roman"/>
        </w:rPr>
        <w:t xml:space="preserve"> +2.8</w:t>
      </w:r>
      <w:r>
        <w:rPr>
          <w:rFonts w:ascii="Times New Roman" w:hAnsi="Times New Roman"/>
        </w:rPr>
        <w:t>〜</w:t>
      </w:r>
      <w:r>
        <w:rPr>
          <w:rFonts w:ascii="Times New Roman" w:hAnsi="Times New Roman"/>
        </w:rPr>
        <w:t>11.7%</w:t>
      </w:r>
      <w:r>
        <w:rPr>
          <w:rFonts w:ascii="Times New Roman" w:hAnsi="Times New Roman"/>
        </w:rPr>
        <w:t>、単点探索では</w:t>
      </w:r>
      <w:r>
        <w:rPr>
          <w:rFonts w:ascii="Times New Roman" w:hAnsi="Times New Roman"/>
        </w:rPr>
        <w:t xml:space="preserve"> ±0.5% </w:t>
      </w:r>
      <w:r>
        <w:rPr>
          <w:rFonts w:ascii="Times New Roman" w:hAnsi="Times New Roman"/>
        </w:rPr>
        <w:t>以内）。一方</w:t>
      </w:r>
      <w:r>
        <w:rPr>
          <w:rFonts w:ascii="Times New Roman" w:hAnsi="Times New Roman"/>
        </w:rPr>
        <w:t xml:space="preserve"> AOC </w:t>
      </w:r>
      <w:r>
        <w:rPr>
          <w:rFonts w:ascii="Times New Roman" w:hAnsi="Times New Roman"/>
        </w:rPr>
        <w:t>では単点探索系が</w:t>
      </w:r>
      <w:r>
        <w:rPr>
          <w:rFonts w:ascii="Times New Roman" w:hAnsi="Times New Roman"/>
        </w:rPr>
        <w:t xml:space="preserve"> 6 </w:t>
      </w:r>
      <w:r>
        <w:rPr>
          <w:rFonts w:ascii="Times New Roman" w:hAnsi="Times New Roman"/>
        </w:rPr>
        <w:t>シナリオで最良の水準</w:t>
      </w:r>
      <w:r>
        <w:rPr>
          <w:rFonts w:ascii="Times New Roman" w:hAnsi="Times New Roman"/>
        </w:rPr>
        <w:t>に並ぶ。多点探索では逆に演算子がコストとなり、</w:t>
      </w:r>
      <w:r>
        <w:rPr>
          <w:rFonts w:ascii="Times New Roman" w:hAnsi="Times New Roman"/>
        </w:rPr>
        <w:t xml:space="preserve">PR </w:t>
      </w:r>
      <w:r>
        <w:rPr>
          <w:rFonts w:ascii="Times New Roman" w:hAnsi="Times New Roman"/>
        </w:rPr>
        <w:t>は</w:t>
      </w:r>
      <w:r>
        <w:rPr>
          <w:rFonts w:ascii="Times New Roman" w:hAnsi="Times New Roman"/>
        </w:rPr>
        <w:t xml:space="preserve"> AOC </w:t>
      </w:r>
      <w:r>
        <w:rPr>
          <w:rFonts w:ascii="Times New Roman" w:hAnsi="Times New Roman"/>
        </w:rPr>
        <w:t>を</w:t>
      </w:r>
      <w:r>
        <w:rPr>
          <w:rFonts w:ascii="Times New Roman" w:hAnsi="Times New Roman"/>
        </w:rPr>
        <w:t xml:space="preserve"> 8 </w:t>
      </w:r>
      <w:r>
        <w:rPr>
          <w:rFonts w:ascii="Times New Roman" w:hAnsi="Times New Roman"/>
        </w:rPr>
        <w:t>シナリオ中</w:t>
      </w:r>
      <w:r>
        <w:rPr>
          <w:rFonts w:ascii="Times New Roman" w:hAnsi="Times New Roman"/>
        </w:rPr>
        <w:t xml:space="preserve"> 5 </w:t>
      </w:r>
      <w:r>
        <w:rPr>
          <w:rFonts w:ascii="Times New Roman" w:hAnsi="Times New Roman"/>
        </w:rPr>
        <w:t>で</w:t>
      </w:r>
      <w:r>
        <w:rPr>
          <w:rFonts w:ascii="Times New Roman" w:hAnsi="Times New Roman"/>
        </w:rPr>
        <w:t xml:space="preserve"> 7</w:t>
      </w:r>
      <w:r>
        <w:rPr>
          <w:rFonts w:ascii="Times New Roman" w:hAnsi="Times New Roman"/>
        </w:rPr>
        <w:t>〜</w:t>
      </w:r>
      <w:r>
        <w:rPr>
          <w:rFonts w:ascii="Times New Roman" w:hAnsi="Times New Roman"/>
        </w:rPr>
        <w:t xml:space="preserve">26% </w:t>
      </w:r>
      <w:r>
        <w:rPr>
          <w:rFonts w:ascii="Times New Roman" w:hAnsi="Times New Roman"/>
        </w:rPr>
        <w:t>下げる。</w:t>
      </w:r>
    </w:p>
    <w:p w14:paraId="38EB8304" w14:textId="77777777" w:rsidR="00753BD5" w:rsidRDefault="00B56108">
      <w:pPr>
        <w:pStyle w:val="Jima005"/>
        <w:keepNext/>
        <w:spacing w:before="291"/>
      </w:pPr>
      <w:r>
        <w:rPr>
          <w:rFonts w:ascii="Times New Roman" w:eastAsia="ＭＳ Ｐ明朝" w:hAnsi="Times New Roman"/>
        </w:rPr>
        <w:t>おわりに</w:t>
      </w:r>
    </w:p>
    <w:p w14:paraId="3E0DFF34" w14:textId="77777777" w:rsidR="00753BD5" w:rsidRDefault="00B56108">
      <w:pPr>
        <w:pStyle w:val="ima010"/>
      </w:pPr>
      <w:r>
        <w:rPr>
          <w:rFonts w:ascii="Times New Roman" w:hAnsi="Times New Roman"/>
        </w:rPr>
        <w:t xml:space="preserve">　初期スケジュールが高品質な解として存在するという再スケジューリングの特性のもとで、単点探索が高安定領域を埋めるのに優れることを、局所探索を揃えた統制比較で示した。また、解を初期スケジュールへ引き戻す演算子を</w:t>
      </w:r>
      <w:r>
        <w:rPr>
          <w:rFonts w:ascii="Times New Roman" w:hAnsi="Times New Roman"/>
        </w:rPr>
        <w:t xml:space="preserve"> PR </w:t>
      </w:r>
      <w:r>
        <w:rPr>
          <w:rFonts w:ascii="Times New Roman" w:hAnsi="Times New Roman"/>
        </w:rPr>
        <w:t>に基づいて提案し、その効果が多点探索には大きく単点探索には小さいこと、およびこの非対称が、載せる構造が到達水準に自力で届いているかで分かれることを示した。高安定領域の品質で</w:t>
      </w:r>
      <w:r>
        <w:rPr>
          <w:rFonts w:ascii="Times New Roman" w:hAnsi="Times New Roman"/>
        </w:rPr>
        <w:t>は演算子を載せた多点探索と単点探索が並ぶため、選択は他の軸で決まる。トレードオフ全体の品質を追うなら前者が、変更の少ない再計画を早く出すなら後者が適する。本稿の限界は、各探索構造の代表が</w:t>
      </w:r>
      <w:r>
        <w:rPr>
          <w:rFonts w:ascii="Times New Roman" w:hAnsi="Times New Roman"/>
        </w:rPr>
        <w:t xml:space="preserve"> 1 </w:t>
      </w:r>
      <w:r>
        <w:rPr>
          <w:rFonts w:ascii="Times New Roman" w:hAnsi="Times New Roman"/>
        </w:rPr>
        <w:t>手法しかないこと、安定性を順序偏差でのみ測ったこと、外乱を単一の作業遅延に限ったことの</w:t>
      </w:r>
      <w:r>
        <w:rPr>
          <w:rFonts w:ascii="Times New Roman" w:hAnsi="Times New Roman"/>
        </w:rPr>
        <w:t xml:space="preserve"> 3 </w:t>
      </w:r>
      <w:r>
        <w:rPr>
          <w:rFonts w:ascii="Times New Roman" w:hAnsi="Times New Roman"/>
        </w:rPr>
        <w:t>点であり、いずれも今後の検証課題である。</w:t>
      </w:r>
    </w:p>
    <w:p w14:paraId="3A04440F" w14:textId="77777777" w:rsidR="00753BD5" w:rsidRDefault="00B56108">
      <w:pPr>
        <w:pStyle w:val="ima006"/>
        <w:numPr>
          <w:ilvl w:val="0"/>
          <w:numId w:val="0"/>
        </w:numPr>
        <w:spacing w:before="291"/>
      </w:pPr>
      <w:r>
        <w:rPr>
          <w:rFonts w:ascii="Times New Roman" w:eastAsia="ＭＳ Ｐ明朝" w:hAnsi="Times New Roman"/>
        </w:rPr>
        <w:t>参考文献</w:t>
      </w:r>
    </w:p>
    <w:p w14:paraId="50B3C8F1" w14:textId="77777777" w:rsidR="00753BD5" w:rsidRDefault="00B56108">
      <w:pPr>
        <w:pStyle w:val="ima100References"/>
        <w:keepNext w:val="0"/>
        <w:snapToGrid w:val="0"/>
        <w:spacing w:line="200" w:lineRule="exact"/>
        <w:jc w:val="left"/>
      </w:pPr>
      <w:proofErr w:type="spellStart"/>
      <w:r>
        <w:rPr>
          <w:rFonts w:cs="Times New Roman"/>
          <w:sz w:val="18"/>
          <w:szCs w:val="18"/>
          <w:lang w:val="en-US"/>
        </w:rPr>
        <w:t>Ouelhadj</w:t>
      </w:r>
      <w:proofErr w:type="spellEnd"/>
      <w:r>
        <w:rPr>
          <w:rFonts w:cs="Times New Roman"/>
          <w:sz w:val="18"/>
          <w:szCs w:val="18"/>
          <w:lang w:val="en-US"/>
        </w:rPr>
        <w:t xml:space="preserve">, D. and </w:t>
      </w:r>
      <w:proofErr w:type="spellStart"/>
      <w:r>
        <w:rPr>
          <w:rFonts w:cs="Times New Roman"/>
          <w:sz w:val="18"/>
          <w:szCs w:val="18"/>
          <w:lang w:val="en-US"/>
        </w:rPr>
        <w:t>Petrovic</w:t>
      </w:r>
      <w:proofErr w:type="spellEnd"/>
      <w:r>
        <w:rPr>
          <w:rFonts w:cs="Times New Roman"/>
          <w:sz w:val="18"/>
          <w:szCs w:val="18"/>
          <w:lang w:val="en-US"/>
        </w:rPr>
        <w:t xml:space="preserve">, S., A survey of dynamic scheduling in manufacturing systems, </w:t>
      </w:r>
      <w:r>
        <w:rPr>
          <w:rFonts w:cs="Times New Roman"/>
          <w:sz w:val="18"/>
          <w:szCs w:val="18"/>
          <w:lang w:val="en-US"/>
        </w:rPr>
        <w:t>Journal of Scheduling, Vol. 12, pp. 417-431 (2009).</w:t>
      </w:r>
    </w:p>
    <w:p w14:paraId="1C30A90F" w14:textId="77777777" w:rsidR="00753BD5" w:rsidRDefault="00B56108">
      <w:pPr>
        <w:pStyle w:val="ima100References"/>
        <w:keepNext w:val="0"/>
        <w:snapToGrid w:val="0"/>
        <w:spacing w:line="200" w:lineRule="exact"/>
        <w:jc w:val="left"/>
      </w:pPr>
      <w:proofErr w:type="spellStart"/>
      <w:r>
        <w:rPr>
          <w:rFonts w:cs="Times New Roman"/>
          <w:sz w:val="18"/>
          <w:szCs w:val="18"/>
          <w:lang w:val="en-US"/>
        </w:rPr>
        <w:t>Rangsaritratsamee</w:t>
      </w:r>
      <w:proofErr w:type="spellEnd"/>
      <w:r>
        <w:rPr>
          <w:rFonts w:cs="Times New Roman"/>
          <w:sz w:val="18"/>
          <w:szCs w:val="18"/>
          <w:lang w:val="en-US"/>
        </w:rPr>
        <w:t xml:space="preserve">, R., Ferrell Jr, W. G. and </w:t>
      </w:r>
      <w:proofErr w:type="spellStart"/>
      <w:r>
        <w:rPr>
          <w:rFonts w:cs="Times New Roman"/>
          <w:sz w:val="18"/>
          <w:szCs w:val="18"/>
          <w:lang w:val="en-US"/>
        </w:rPr>
        <w:t>Kurz</w:t>
      </w:r>
      <w:proofErr w:type="spellEnd"/>
      <w:r>
        <w:rPr>
          <w:rFonts w:cs="Times New Roman"/>
          <w:sz w:val="18"/>
          <w:szCs w:val="18"/>
          <w:lang w:val="en-US"/>
        </w:rPr>
        <w:t>, M. B., Dynamic rescheduling that simultaneously considers efficiency and stability, Computers &amp; Industrial Engineering, Vol. 46, pp. 1-15 (2004).</w:t>
      </w:r>
    </w:p>
    <w:p w14:paraId="11D26052" w14:textId="77777777" w:rsidR="00753BD5" w:rsidRDefault="00B56108">
      <w:pPr>
        <w:pStyle w:val="ima100References"/>
        <w:keepNext w:val="0"/>
        <w:snapToGrid w:val="0"/>
        <w:spacing w:line="200" w:lineRule="exact"/>
        <w:jc w:val="left"/>
      </w:pPr>
      <w:r>
        <w:rPr>
          <w:rFonts w:cs="Times New Roman"/>
          <w:sz w:val="18"/>
          <w:szCs w:val="18"/>
          <w:lang w:val="en-US"/>
        </w:rPr>
        <w:t>Nowicki</w:t>
      </w:r>
      <w:r>
        <w:rPr>
          <w:rFonts w:cs="Times New Roman"/>
          <w:sz w:val="18"/>
          <w:szCs w:val="18"/>
          <w:lang w:val="en-US"/>
        </w:rPr>
        <w:t xml:space="preserve">, E. and </w:t>
      </w:r>
      <w:proofErr w:type="spellStart"/>
      <w:r>
        <w:rPr>
          <w:rFonts w:cs="Times New Roman"/>
          <w:sz w:val="18"/>
          <w:szCs w:val="18"/>
          <w:lang w:val="en-US"/>
        </w:rPr>
        <w:t>Smutnicki</w:t>
      </w:r>
      <w:proofErr w:type="spellEnd"/>
      <w:r>
        <w:rPr>
          <w:rFonts w:cs="Times New Roman"/>
          <w:sz w:val="18"/>
          <w:szCs w:val="18"/>
          <w:lang w:val="en-US"/>
        </w:rPr>
        <w:t>, C., A fast taboo search algorithm for the job shop problem, Management Science, Vol. 42, pp. 797-813 (1996).</w:t>
      </w:r>
    </w:p>
    <w:p w14:paraId="4EC5E249" w14:textId="77777777" w:rsidR="00753BD5" w:rsidRDefault="00B56108">
      <w:pPr>
        <w:pStyle w:val="ima100References"/>
        <w:keepNext w:val="0"/>
        <w:snapToGrid w:val="0"/>
        <w:spacing w:line="200" w:lineRule="exact"/>
        <w:jc w:val="left"/>
      </w:pPr>
      <w:proofErr w:type="spellStart"/>
      <w:r>
        <w:rPr>
          <w:rFonts w:cs="Times New Roman"/>
          <w:sz w:val="18"/>
          <w:szCs w:val="18"/>
          <w:lang w:val="en-US"/>
        </w:rPr>
        <w:lastRenderedPageBreak/>
        <w:t>Lourenço</w:t>
      </w:r>
      <w:proofErr w:type="spellEnd"/>
      <w:r>
        <w:rPr>
          <w:rFonts w:cs="Times New Roman"/>
          <w:sz w:val="18"/>
          <w:szCs w:val="18"/>
          <w:lang w:val="en-US"/>
        </w:rPr>
        <w:t xml:space="preserve">, H. R., Martin, O. C. and </w:t>
      </w:r>
      <w:proofErr w:type="spellStart"/>
      <w:r>
        <w:rPr>
          <w:rFonts w:cs="Times New Roman"/>
          <w:sz w:val="18"/>
          <w:szCs w:val="18"/>
          <w:lang w:val="en-US"/>
        </w:rPr>
        <w:t>Stützle</w:t>
      </w:r>
      <w:proofErr w:type="spellEnd"/>
      <w:r>
        <w:rPr>
          <w:rFonts w:cs="Times New Roman"/>
          <w:sz w:val="18"/>
          <w:szCs w:val="18"/>
          <w:lang w:val="en-US"/>
        </w:rPr>
        <w:t xml:space="preserve">, T., Iterated local search: framework and applications, Handbook of Metaheuristics, </w:t>
      </w:r>
      <w:r>
        <w:rPr>
          <w:rFonts w:cs="Times New Roman"/>
          <w:sz w:val="18"/>
          <w:szCs w:val="18"/>
          <w:lang w:val="en-US"/>
        </w:rPr>
        <w:t>3rd ed., Springer, pp. 129-168 (2019).</w:t>
      </w:r>
    </w:p>
    <w:p w14:paraId="1886E2B6" w14:textId="77777777" w:rsidR="00753BD5" w:rsidRDefault="00B56108">
      <w:pPr>
        <w:pStyle w:val="ima100References"/>
        <w:keepNext w:val="0"/>
        <w:snapToGrid w:val="0"/>
        <w:spacing w:line="200" w:lineRule="exact"/>
        <w:jc w:val="left"/>
      </w:pPr>
      <w:r>
        <w:rPr>
          <w:rFonts w:cs="Times New Roman"/>
          <w:sz w:val="18"/>
          <w:szCs w:val="18"/>
          <w:lang w:val="en-US"/>
        </w:rPr>
        <w:t>Glover, F., Laguna, M. and Martí, R., Fundamentals of scatter search and path relinking, Control and Cybernetics, Vol. 29, pp. 653-684 (2000).</w:t>
      </w:r>
    </w:p>
    <w:sectPr w:rsidR="00753BD5" w:rsidSect="009F56EC">
      <w:type w:val="continuous"/>
      <w:pgSz w:w="11906" w:h="16838" w:code="9"/>
      <w:pgMar w:top="1134" w:right="1134" w:bottom="1134" w:left="1134" w:header="851" w:footer="992" w:gutter="0"/>
      <w:cols w:num="2" w:space="398"/>
      <w:docGrid w:type="linesAndChars" w:linePitch="29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TANIMIZU Yoshitaka" w:date="2026-09-25T23:41:00Z" w:initials="TY">
    <w:p w14:paraId="31889503" w14:textId="00422901" w:rsidR="004A7CFE" w:rsidRDefault="004A7CFE">
      <w:pPr>
        <w:pStyle w:val="ab"/>
        <w:rPr>
          <w:rFonts w:hint="eastAsia"/>
        </w:rPr>
      </w:pPr>
      <w:r>
        <w:rPr>
          <w:rStyle w:val="aa"/>
        </w:rPr>
        <w:annotationRef/>
      </w:r>
      <w:r>
        <w:rPr>
          <w:rFonts w:hint="eastAsia"/>
        </w:rPr>
        <w:t>句読点はカンマとピリオドを使う．全て書き換える．</w:t>
      </w:r>
    </w:p>
  </w:comment>
  <w:comment w:id="8" w:author="TANIMIZU Yoshitaka" w:date="2026-09-25T23:36:00Z" w:initials="TY">
    <w:p w14:paraId="736B7116" w14:textId="77777777" w:rsidR="00441F88" w:rsidRDefault="00441F88">
      <w:pPr>
        <w:pStyle w:val="ab"/>
        <w:rPr>
          <w:rFonts w:hint="eastAsia"/>
        </w:rPr>
      </w:pPr>
      <w:r>
        <w:rPr>
          <w:rStyle w:val="aa"/>
        </w:rPr>
        <w:annotationRef/>
      </w:r>
      <w:r>
        <w:rPr>
          <w:rFonts w:hint="eastAsia"/>
        </w:rPr>
        <w:t>この文章はよくわかりません</w:t>
      </w:r>
    </w:p>
  </w:comment>
  <w:comment w:id="15" w:author="TANIMIZU Yoshitaka" w:date="2026-09-25T23:40:00Z" w:initials="TY">
    <w:p w14:paraId="7D2B4477" w14:textId="40A26850" w:rsidR="004A7CFE" w:rsidRDefault="004A7CFE">
      <w:pPr>
        <w:pStyle w:val="ab"/>
        <w:rPr>
          <w:rFonts w:hint="eastAsia"/>
        </w:rPr>
      </w:pPr>
      <w:r>
        <w:rPr>
          <w:rStyle w:val="aa"/>
        </w:rPr>
        <w:annotationRef/>
      </w:r>
      <w:r>
        <w:rPr>
          <w:rFonts w:hint="eastAsia"/>
        </w:rPr>
        <w:t>品質とは何か？</w:t>
      </w:r>
    </w:p>
  </w:comment>
  <w:comment w:id="16" w:author="TANIMIZU Yoshitaka" w:date="2026-09-25T23:42:00Z" w:initials="TY">
    <w:p w14:paraId="22FA5152" w14:textId="5AF18022" w:rsidR="001443BB" w:rsidRDefault="001443BB">
      <w:pPr>
        <w:pStyle w:val="ab"/>
      </w:pPr>
      <w:r>
        <w:rPr>
          <w:rStyle w:val="aa"/>
        </w:rPr>
        <w:annotationRef/>
      </w:r>
      <w:r>
        <w:rPr>
          <w:rFonts w:hint="eastAsia"/>
        </w:rPr>
        <w:t>二つの仮設とは何か？</w:t>
      </w:r>
    </w:p>
  </w:comment>
  <w:comment w:id="19" w:author="TANIMIZU Yoshitaka" w:date="2026-09-25T23:43:00Z" w:initials="TY">
    <w:p w14:paraId="51C9A0F1" w14:textId="49F29A38" w:rsidR="001443BB" w:rsidRDefault="001443BB">
      <w:pPr>
        <w:pStyle w:val="ab"/>
      </w:pPr>
      <w:r>
        <w:rPr>
          <w:rStyle w:val="aa"/>
        </w:rPr>
        <w:annotationRef/>
      </w:r>
      <w:r>
        <w:rPr>
          <w:rFonts w:hint="eastAsia"/>
        </w:rPr>
        <w:t>小刻みに埋めてとはどういう意味か？</w:t>
      </w:r>
    </w:p>
  </w:comment>
  <w:comment w:id="22" w:author="TANIMIZU Yoshitaka" w:date="2026-09-25T23:45:00Z" w:initials="TY">
    <w:p w14:paraId="4DB025F4" w14:textId="4EEC5BE3" w:rsidR="004528D9" w:rsidRDefault="004528D9">
      <w:pPr>
        <w:pStyle w:val="ab"/>
        <w:rPr>
          <w:rFonts w:hint="eastAsia"/>
        </w:rPr>
      </w:pPr>
      <w:r>
        <w:rPr>
          <w:rStyle w:val="aa"/>
        </w:rPr>
        <w:annotationRef/>
      </w:r>
      <w:r>
        <w:rPr>
          <w:rFonts w:hint="eastAsia"/>
        </w:rPr>
        <w:t>備えてもこの領域の埋まり方が粗くなるとはどういう意味か？また</w:t>
      </w:r>
      <w:r>
        <w:rPr>
          <w:rFonts w:hint="eastAsia"/>
        </w:rPr>
        <w:t>H1</w:t>
      </w:r>
      <w:r>
        <w:rPr>
          <w:rFonts w:hint="eastAsia"/>
        </w:rPr>
        <w:t>とは何か（と呼ぶ？）</w:t>
      </w:r>
    </w:p>
  </w:comment>
  <w:comment w:id="23" w:author="TANIMIZU Yoshitaka" w:date="2026-09-25T23:47:00Z" w:initials="TY">
    <w:p w14:paraId="3639F3EE" w14:textId="73608DF6" w:rsidR="004B496A" w:rsidRDefault="004B496A">
      <w:pPr>
        <w:pStyle w:val="ab"/>
      </w:pPr>
      <w:r>
        <w:rPr>
          <w:rStyle w:val="aa"/>
        </w:rPr>
        <w:annotationRef/>
      </w:r>
      <w:r>
        <w:rPr>
          <w:rFonts w:hint="eastAsia"/>
        </w:rPr>
        <w:t>欠けているのがこの力，とはどういう意味か？</w:t>
      </w:r>
    </w:p>
  </w:comment>
  <w:comment w:id="24" w:author="TANIMIZU Yoshitaka" w:date="2026-09-25T23:48:00Z" w:initials="TY">
    <w:p w14:paraId="1842E9CA" w14:textId="50156981" w:rsidR="00B25C5D" w:rsidRDefault="00B25C5D">
      <w:pPr>
        <w:pStyle w:val="ab"/>
      </w:pPr>
      <w:r>
        <w:rPr>
          <w:rStyle w:val="aa"/>
        </w:rPr>
        <w:annotationRef/>
      </w:r>
      <w:r>
        <w:rPr>
          <w:rFonts w:hint="eastAsia"/>
        </w:rPr>
        <w:t>方向へ引き戻す，とはどういう意味か？</w:t>
      </w:r>
    </w:p>
  </w:comment>
  <w:comment w:id="25" w:author="TANIMIZU Yoshitaka" w:date="2026-09-25T23:49:00Z" w:initials="TY">
    <w:p w14:paraId="1F611440" w14:textId="3BDB5427" w:rsidR="008621BE" w:rsidRDefault="008621BE">
      <w:pPr>
        <w:pStyle w:val="ab"/>
      </w:pPr>
      <w:r>
        <w:rPr>
          <w:rStyle w:val="aa"/>
        </w:rPr>
        <w:annotationRef/>
      </w:r>
      <w:r>
        <w:rPr>
          <w:rFonts w:hint="eastAsia"/>
        </w:rPr>
        <w:t>載せれば不足は埋まる（</w:t>
      </w:r>
      <w:r>
        <w:rPr>
          <w:rFonts w:hint="eastAsia"/>
        </w:rPr>
        <w:t>H2</w:t>
      </w:r>
      <w:r>
        <w:rPr>
          <w:rFonts w:hint="eastAsia"/>
        </w:rPr>
        <w:t>），も観念的すぎて正しく理解が難しい．</w:t>
      </w:r>
    </w:p>
  </w:comment>
  <w:comment w:id="26" w:author="TANIMIZU Yoshitaka" w:date="2026-09-25T23:50:00Z" w:initials="TY">
    <w:p w14:paraId="1270F78F" w14:textId="5C7F3A13" w:rsidR="009B395B" w:rsidRDefault="009B395B">
      <w:pPr>
        <w:pStyle w:val="ab"/>
        <w:rPr>
          <w:rFonts w:hint="eastAsia"/>
        </w:rPr>
      </w:pPr>
      <w:r>
        <w:rPr>
          <w:rStyle w:val="aa"/>
        </w:rPr>
        <w:annotationRef/>
      </w:r>
      <w:r>
        <w:rPr>
          <w:rFonts w:hint="eastAsia"/>
        </w:rPr>
        <w:t>この部分も意味の理解が困難．自力，領域，埋める，上積み，向き，両構造，載せて，これらの言葉が何を表しているかわかりません</w:t>
      </w:r>
      <w:bookmarkStart w:id="27" w:name="_GoBack"/>
      <w:bookmarkEnd w:id="27"/>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1889503" w15:done="0"/>
  <w15:commentEx w15:paraId="736B7116" w15:done="0"/>
  <w15:commentEx w15:paraId="7D2B4477" w15:done="0"/>
  <w15:commentEx w15:paraId="22FA5152" w15:done="0"/>
  <w15:commentEx w15:paraId="51C9A0F1" w15:done="0"/>
  <w15:commentEx w15:paraId="4DB025F4" w15:done="0"/>
  <w15:commentEx w15:paraId="3639F3EE" w15:done="0"/>
  <w15:commentEx w15:paraId="1842E9CA" w15:done="0"/>
  <w15:commentEx w15:paraId="1F611440" w15:done="0"/>
  <w15:commentEx w15:paraId="1270F78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1889503" w16cid:durableId="2E618520"/>
  <w16cid:commentId w16cid:paraId="736B7116" w16cid:durableId="2E6183F5"/>
  <w16cid:commentId w16cid:paraId="7D2B4477" w16cid:durableId="2E6184D8"/>
  <w16cid:commentId w16cid:paraId="22FA5152" w16cid:durableId="2E61855B"/>
  <w16cid:commentId w16cid:paraId="51C9A0F1" w16cid:durableId="2E6185B6"/>
  <w16cid:commentId w16cid:paraId="4DB025F4" w16cid:durableId="2E618625"/>
  <w16cid:commentId w16cid:paraId="3639F3EE" w16cid:durableId="2E61869E"/>
  <w16cid:commentId w16cid:paraId="1842E9CA" w16cid:durableId="2E6186C6"/>
  <w16cid:commentId w16cid:paraId="1F611440" w16cid:durableId="2E618719"/>
  <w16cid:commentId w16cid:paraId="1270F78F" w16cid:durableId="2E6187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0B8B24" w14:textId="77777777" w:rsidR="00B56108" w:rsidRDefault="00B56108" w:rsidP="003E1E5F">
      <w:r>
        <w:separator/>
      </w:r>
    </w:p>
  </w:endnote>
  <w:endnote w:type="continuationSeparator" w:id="0">
    <w:p w14:paraId="1738F128" w14:textId="77777777" w:rsidR="00B56108" w:rsidRDefault="00B56108" w:rsidP="003E1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EB5A6C" w14:textId="77777777" w:rsidR="00B56108" w:rsidRDefault="00B56108" w:rsidP="003E1E5F">
      <w:r>
        <w:separator/>
      </w:r>
    </w:p>
  </w:footnote>
  <w:footnote w:type="continuationSeparator" w:id="0">
    <w:p w14:paraId="466A4DE1" w14:textId="77777777" w:rsidR="00B56108" w:rsidRDefault="00B56108" w:rsidP="003E1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50F7C"/>
    <w:multiLevelType w:val="multilevel"/>
    <w:tmpl w:val="345AACF4"/>
    <w:lvl w:ilvl="0">
      <w:start w:val="1"/>
      <w:numFmt w:val="decimal"/>
      <w:pStyle w:val="ima100References"/>
      <w:lvlText w:val="%1）"/>
      <w:lvlJc w:val="left"/>
      <w:pPr>
        <w:ind w:left="420" w:hanging="420"/>
      </w:pPr>
      <w:rPr>
        <w:rFonts w:ascii="Times New Roman" w:eastAsia="ＭＳ 明朝" w:hAnsi="Times New Roman" w:hint="default"/>
        <w:snapToGrid/>
        <w:spacing w:val="0"/>
        <w:w w:val="100"/>
        <w:kern w:val="16"/>
        <w:position w:val="0"/>
        <w:sz w:val="20"/>
      </w:rPr>
    </w:lvl>
    <w:lvl w:ilvl="1">
      <w:start w:val="1"/>
      <w:numFmt w:val="decimal"/>
      <w:lvlText w:val="%1.%2"/>
      <w:lvlJc w:val="left"/>
      <w:pPr>
        <w:tabs>
          <w:tab w:val="num" w:pos="1145"/>
        </w:tabs>
        <w:ind w:left="992" w:hanging="567"/>
      </w:pPr>
      <w:rPr>
        <w:rFonts w:hint="eastAsia"/>
      </w:rPr>
    </w:lvl>
    <w:lvl w:ilvl="2">
      <w:start w:val="1"/>
      <w:numFmt w:val="decimal"/>
      <w:lvlText w:val="%1.%2.%3"/>
      <w:lvlJc w:val="left"/>
      <w:pPr>
        <w:tabs>
          <w:tab w:val="num" w:pos="1931"/>
        </w:tabs>
        <w:ind w:left="1418" w:hanging="567"/>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3861"/>
        </w:tabs>
        <w:ind w:left="2551" w:hanging="850"/>
      </w:pPr>
      <w:rPr>
        <w:rFonts w:hint="eastAsia"/>
      </w:rPr>
    </w:lvl>
    <w:lvl w:ilvl="5">
      <w:start w:val="1"/>
      <w:numFmt w:val="decimal"/>
      <w:lvlText w:val="%1.%2.%3.%4.%5.%6"/>
      <w:lvlJc w:val="left"/>
      <w:pPr>
        <w:tabs>
          <w:tab w:val="num" w:pos="4646"/>
        </w:tabs>
        <w:ind w:left="3260" w:hanging="1134"/>
      </w:pPr>
      <w:rPr>
        <w:rFonts w:hint="eastAsia"/>
      </w:rPr>
    </w:lvl>
    <w:lvl w:ilvl="6">
      <w:start w:val="1"/>
      <w:numFmt w:val="decimal"/>
      <w:lvlText w:val="%1.%2.%3.%4.%5.%6.%7"/>
      <w:lvlJc w:val="left"/>
      <w:pPr>
        <w:tabs>
          <w:tab w:val="num" w:pos="5431"/>
        </w:tabs>
        <w:ind w:left="3827" w:hanging="1276"/>
      </w:pPr>
      <w:rPr>
        <w:rFonts w:hint="eastAsia"/>
      </w:rPr>
    </w:lvl>
    <w:lvl w:ilvl="7">
      <w:start w:val="1"/>
      <w:numFmt w:val="decimal"/>
      <w:lvlText w:val="%1.%2.%3.%4.%5.%6.%7.%8"/>
      <w:lvlJc w:val="left"/>
      <w:pPr>
        <w:tabs>
          <w:tab w:val="num" w:pos="6216"/>
        </w:tabs>
        <w:ind w:left="4394" w:hanging="1418"/>
      </w:pPr>
      <w:rPr>
        <w:rFonts w:hint="eastAsia"/>
      </w:rPr>
    </w:lvl>
    <w:lvl w:ilvl="8">
      <w:start w:val="1"/>
      <w:numFmt w:val="decimal"/>
      <w:lvlText w:val="%1.%2.%3.%4.%5.%6.%7.%8.%9"/>
      <w:lvlJc w:val="left"/>
      <w:pPr>
        <w:tabs>
          <w:tab w:val="num" w:pos="7002"/>
        </w:tabs>
        <w:ind w:left="5102" w:hanging="1700"/>
      </w:pPr>
      <w:rPr>
        <w:rFonts w:hint="eastAsia"/>
      </w:rPr>
    </w:lvl>
  </w:abstractNum>
  <w:abstractNum w:abstractNumId="1" w15:restartNumberingAfterBreak="0">
    <w:nsid w:val="3599747B"/>
    <w:multiLevelType w:val="multilevel"/>
    <w:tmpl w:val="B3DEC3AA"/>
    <w:name w:val="Jima"/>
    <w:lvl w:ilvl="0">
      <w:start w:val="1"/>
      <w:numFmt w:val="decimal"/>
      <w:pStyle w:val="ima004"/>
      <w:lvlText w:val="%1．"/>
      <w:lvlJc w:val="left"/>
      <w:pPr>
        <w:ind w:left="420" w:hanging="420"/>
      </w:pPr>
      <w:rPr>
        <w:rFonts w:ascii="ＭＳ Ｐゴシック" w:eastAsia="ＭＳ Ｐゴシック" w:hint="eastAsia"/>
        <w:b w:val="0"/>
        <w:i w:val="0"/>
        <w:sz w:val="21"/>
      </w:rPr>
    </w:lvl>
    <w:lvl w:ilvl="1">
      <w:start w:val="1"/>
      <w:numFmt w:val="decimal"/>
      <w:lvlText w:val="%1．%2"/>
      <w:lvlJc w:val="left"/>
      <w:pPr>
        <w:ind w:left="420" w:hanging="420"/>
      </w:pPr>
      <w:rPr>
        <w:rFonts w:ascii="ＭＳ Ｐゴシック" w:eastAsia="ＭＳ Ｐゴシック" w:hint="eastAsia"/>
        <w:sz w:val="21"/>
      </w:rPr>
    </w:lvl>
    <w:lvl w:ilvl="2">
      <w:start w:val="1"/>
      <w:numFmt w:val="decimalEnclosedCircle"/>
      <w:lvlText w:val="%3"/>
      <w:lvlJc w:val="left"/>
      <w:pPr>
        <w:ind w:left="420" w:hanging="420"/>
      </w:pPr>
      <w:rPr>
        <w:rFonts w:ascii="ＭＳ Ｐゴシック" w:eastAsia="ＭＳ Ｐゴシック" w:hint="eastAsia"/>
        <w:sz w:val="20"/>
      </w:rPr>
    </w:lvl>
    <w:lvl w:ilvl="3">
      <w:start w:val="1"/>
      <w:numFmt w:val="decimal"/>
      <w:lvlText w:val="%4."/>
      <w:lvlJc w:val="left"/>
      <w:pPr>
        <w:ind w:left="420" w:hanging="420"/>
      </w:pPr>
      <w:rPr>
        <w:rFonts w:hint="eastAsia"/>
      </w:rPr>
    </w:lvl>
    <w:lvl w:ilvl="4">
      <w:start w:val="1"/>
      <w:numFmt w:val="aiueoFullWidth"/>
      <w:lvlText w:val="(%5)"/>
      <w:lvlJc w:val="left"/>
      <w:pPr>
        <w:ind w:left="420" w:hanging="420"/>
      </w:pPr>
      <w:rPr>
        <w:rFonts w:hint="eastAsia"/>
      </w:rPr>
    </w:lvl>
    <w:lvl w:ilvl="5">
      <w:start w:val="1"/>
      <w:numFmt w:val="decimalEnclosedCircle"/>
      <w:lvlText w:val="%6"/>
      <w:lvlJc w:val="left"/>
      <w:pPr>
        <w:ind w:left="420" w:hanging="420"/>
      </w:pPr>
      <w:rPr>
        <w:rFonts w:hint="eastAsia"/>
      </w:rPr>
    </w:lvl>
    <w:lvl w:ilvl="6">
      <w:start w:val="1"/>
      <w:numFmt w:val="decimal"/>
      <w:lvlText w:val="%7."/>
      <w:lvlJc w:val="left"/>
      <w:pPr>
        <w:ind w:left="420" w:hanging="420"/>
      </w:pPr>
      <w:rPr>
        <w:rFonts w:hint="eastAsia"/>
      </w:rPr>
    </w:lvl>
    <w:lvl w:ilvl="7">
      <w:start w:val="1"/>
      <w:numFmt w:val="aiueoFullWidth"/>
      <w:lvlText w:val="(%8)"/>
      <w:lvlJc w:val="left"/>
      <w:pPr>
        <w:ind w:left="420" w:hanging="420"/>
      </w:pPr>
      <w:rPr>
        <w:rFonts w:hint="eastAsia"/>
      </w:rPr>
    </w:lvl>
    <w:lvl w:ilvl="8">
      <w:start w:val="1"/>
      <w:numFmt w:val="decimalEnclosedCircle"/>
      <w:lvlText w:val="%9"/>
      <w:lvlJc w:val="left"/>
      <w:pPr>
        <w:ind w:left="420" w:hanging="420"/>
      </w:pPr>
      <w:rPr>
        <w:rFonts w:hint="eastAsia"/>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ANIMIZU Yoshitaka">
    <w15:presenceInfo w15:providerId="AD" w15:userId="S-1-5-21-738486582-3472820617-1683695955-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05"/>
  <w:bordersDoNotSurroundHeader/>
  <w:bordersDoNotSurroundFooter/>
  <w:proofState w:spelling="clean" w:grammar="dirty"/>
  <w:trackRevisions/>
  <w:doNotTrackMoves/>
  <w:defaultTabStop w:val="840"/>
  <w:drawingGridHorizontalSpacing w:val="105"/>
  <w:drawingGridVerticalSpacing w:val="291"/>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1A89"/>
    <w:rsid w:val="0001561C"/>
    <w:rsid w:val="000E442A"/>
    <w:rsid w:val="00131BED"/>
    <w:rsid w:val="00136080"/>
    <w:rsid w:val="001443BB"/>
    <w:rsid w:val="0017083B"/>
    <w:rsid w:val="001D7CF2"/>
    <w:rsid w:val="00234E1F"/>
    <w:rsid w:val="00245B2B"/>
    <w:rsid w:val="00252697"/>
    <w:rsid w:val="002C70CC"/>
    <w:rsid w:val="003C5ADD"/>
    <w:rsid w:val="003E1E5F"/>
    <w:rsid w:val="004152B0"/>
    <w:rsid w:val="00441F88"/>
    <w:rsid w:val="004528D9"/>
    <w:rsid w:val="00471A89"/>
    <w:rsid w:val="004A7CFE"/>
    <w:rsid w:val="004B496A"/>
    <w:rsid w:val="004E15CC"/>
    <w:rsid w:val="004F20CA"/>
    <w:rsid w:val="004F7C4A"/>
    <w:rsid w:val="00535E91"/>
    <w:rsid w:val="005B6ADB"/>
    <w:rsid w:val="006F32AD"/>
    <w:rsid w:val="00705C60"/>
    <w:rsid w:val="007108BB"/>
    <w:rsid w:val="00753BD5"/>
    <w:rsid w:val="007B54D4"/>
    <w:rsid w:val="007E1E01"/>
    <w:rsid w:val="007E3DB7"/>
    <w:rsid w:val="008621BE"/>
    <w:rsid w:val="00862604"/>
    <w:rsid w:val="008C02FD"/>
    <w:rsid w:val="008F4A13"/>
    <w:rsid w:val="00967146"/>
    <w:rsid w:val="00977DA8"/>
    <w:rsid w:val="009931AD"/>
    <w:rsid w:val="009A557F"/>
    <w:rsid w:val="009B395B"/>
    <w:rsid w:val="009F56EC"/>
    <w:rsid w:val="00AB5D7A"/>
    <w:rsid w:val="00AD2283"/>
    <w:rsid w:val="00AD5086"/>
    <w:rsid w:val="00B25C5D"/>
    <w:rsid w:val="00B409AA"/>
    <w:rsid w:val="00B409AD"/>
    <w:rsid w:val="00B56108"/>
    <w:rsid w:val="00B8596E"/>
    <w:rsid w:val="00BF3A33"/>
    <w:rsid w:val="00C22DB0"/>
    <w:rsid w:val="00D506C3"/>
    <w:rsid w:val="00D867F3"/>
    <w:rsid w:val="00EB66F7"/>
    <w:rsid w:val="00EE5421"/>
    <w:rsid w:val="00F46784"/>
    <w:rsid w:val="00F72250"/>
    <w:rsid w:val="00F83237"/>
    <w:rsid w:val="00FB543A"/>
    <w:rsid w:val="00FB5589"/>
    <w:rsid w:val="00FD11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09ECE32"/>
  <w15:chartTrackingRefBased/>
  <w15:docId w15:val="{C7D7DC95-3B34-48BF-9B63-A2FF4149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71A89"/>
    <w:pPr>
      <w:widowControl w:val="0"/>
      <w:jc w:val="both"/>
    </w:pPr>
    <w:rPr>
      <w:rFonts w:eastAsia="ＭＳ Ｐ明朝"/>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ma001">
    <w:name w:val="Ｊima_001_タイトル"/>
    <w:basedOn w:val="a"/>
    <w:qFormat/>
    <w:rsid w:val="00471A89"/>
    <w:pPr>
      <w:jc w:val="center"/>
    </w:pPr>
    <w:rPr>
      <w:sz w:val="24"/>
    </w:rPr>
  </w:style>
  <w:style w:type="paragraph" w:customStyle="1" w:styleId="ima002">
    <w:name w:val="Ｊima_002_＊所属＆氏名"/>
    <w:basedOn w:val="a"/>
    <w:next w:val="ima003"/>
    <w:qFormat/>
    <w:rsid w:val="007E3DB7"/>
    <w:pPr>
      <w:spacing w:beforeLines="100" w:before="100"/>
      <w:contextualSpacing/>
      <w:jc w:val="right"/>
    </w:pPr>
  </w:style>
  <w:style w:type="paragraph" w:customStyle="1" w:styleId="ima003">
    <w:name w:val="Ｊima_003_所属＆氏名"/>
    <w:basedOn w:val="a"/>
    <w:qFormat/>
    <w:rsid w:val="007E3DB7"/>
    <w:pPr>
      <w:spacing w:afterLines="100" w:after="100"/>
      <w:contextualSpacing/>
      <w:jc w:val="right"/>
    </w:pPr>
  </w:style>
  <w:style w:type="paragraph" w:customStyle="1" w:styleId="ima004">
    <w:name w:val="Ｊima_004_スタート見出し（前スペースなし）"/>
    <w:basedOn w:val="a"/>
    <w:next w:val="ima010"/>
    <w:qFormat/>
    <w:rsid w:val="004F20CA"/>
    <w:pPr>
      <w:numPr>
        <w:numId w:val="1"/>
      </w:numPr>
      <w:topLinePunct/>
    </w:pPr>
    <w:rPr>
      <w:rFonts w:eastAsia="ＭＳ Ｐゴシック"/>
    </w:rPr>
  </w:style>
  <w:style w:type="paragraph" w:customStyle="1" w:styleId="ima010">
    <w:name w:val="Ｊima_010_本文"/>
    <w:basedOn w:val="a"/>
    <w:qFormat/>
    <w:rsid w:val="004152B0"/>
    <w:pPr>
      <w:topLinePunct/>
    </w:pPr>
  </w:style>
  <w:style w:type="paragraph" w:customStyle="1" w:styleId="Jima005">
    <w:name w:val="Jima_005_見出し（前スペースあり）"/>
    <w:basedOn w:val="ima004"/>
    <w:next w:val="ima010"/>
    <w:qFormat/>
    <w:rsid w:val="004152B0"/>
    <w:pPr>
      <w:spacing w:beforeLines="100" w:before="100"/>
      <w:contextualSpacing/>
    </w:pPr>
  </w:style>
  <w:style w:type="paragraph" w:customStyle="1" w:styleId="ima006">
    <w:name w:val="Ｊima_006_参考文献"/>
    <w:basedOn w:val="Jima005"/>
    <w:next w:val="ima100References"/>
    <w:qFormat/>
    <w:rsid w:val="004152B0"/>
    <w:pPr>
      <w:jc w:val="center"/>
    </w:pPr>
    <w:rPr>
      <w:rFonts w:ascii="ＭＳ Ｐゴシック" w:hAnsi="ＭＳ Ｐゴシック"/>
    </w:rPr>
  </w:style>
  <w:style w:type="paragraph" w:customStyle="1" w:styleId="ima100References">
    <w:name w:val="Ｊima_100_References"/>
    <w:rsid w:val="0001561C"/>
    <w:pPr>
      <w:keepNext/>
      <w:keepLines/>
      <w:numPr>
        <w:numId w:val="3"/>
      </w:numPr>
      <w:topLinePunct/>
      <w:contextualSpacing/>
      <w:jc w:val="both"/>
    </w:pPr>
    <w:rPr>
      <w:rFonts w:ascii="Times New Roman" w:eastAsia="ＭＳ Ｐ明朝" w:hAnsi="Times New Roman" w:cs="ＭＳ 明朝"/>
      <w:kern w:val="2"/>
      <w:lang w:val="pl-PL"/>
    </w:rPr>
  </w:style>
  <w:style w:type="paragraph" w:customStyle="1" w:styleId="ima200">
    <w:name w:val="Ｊima_200_図説"/>
    <w:basedOn w:val="a3"/>
    <w:qFormat/>
    <w:rsid w:val="003E1E5F"/>
    <w:pPr>
      <w:contextualSpacing/>
      <w:jc w:val="center"/>
    </w:pPr>
    <w:rPr>
      <w:rFonts w:ascii="ＭＳ ゴシック" w:eastAsia="ＭＳ ゴシック" w:hAnsi="ＭＳ ゴシック"/>
      <w:b w:val="0"/>
      <w:sz w:val="20"/>
      <w:szCs w:val="18"/>
    </w:rPr>
  </w:style>
  <w:style w:type="paragraph" w:styleId="a3">
    <w:name w:val="caption"/>
    <w:basedOn w:val="a"/>
    <w:next w:val="a"/>
    <w:uiPriority w:val="35"/>
    <w:unhideWhenUsed/>
    <w:qFormat/>
    <w:rsid w:val="001D7CF2"/>
    <w:rPr>
      <w:b/>
      <w:bCs/>
      <w:szCs w:val="21"/>
    </w:rPr>
  </w:style>
  <w:style w:type="paragraph" w:styleId="a4">
    <w:name w:val="header"/>
    <w:basedOn w:val="a"/>
    <w:link w:val="a5"/>
    <w:uiPriority w:val="99"/>
    <w:unhideWhenUsed/>
    <w:rsid w:val="003E1E5F"/>
    <w:pPr>
      <w:tabs>
        <w:tab w:val="center" w:pos="4252"/>
        <w:tab w:val="right" w:pos="8504"/>
      </w:tabs>
      <w:snapToGrid w:val="0"/>
    </w:pPr>
  </w:style>
  <w:style w:type="character" w:customStyle="1" w:styleId="a5">
    <w:name w:val="ヘッダー (文字)"/>
    <w:link w:val="a4"/>
    <w:uiPriority w:val="99"/>
    <w:rsid w:val="003E1E5F"/>
    <w:rPr>
      <w:rFonts w:eastAsia="ＭＳ Ｐ明朝"/>
      <w:kern w:val="2"/>
      <w:sz w:val="21"/>
      <w:szCs w:val="22"/>
    </w:rPr>
  </w:style>
  <w:style w:type="paragraph" w:styleId="a6">
    <w:name w:val="footer"/>
    <w:basedOn w:val="a"/>
    <w:link w:val="a7"/>
    <w:uiPriority w:val="99"/>
    <w:unhideWhenUsed/>
    <w:rsid w:val="003E1E5F"/>
    <w:pPr>
      <w:tabs>
        <w:tab w:val="center" w:pos="4252"/>
        <w:tab w:val="right" w:pos="8504"/>
      </w:tabs>
      <w:snapToGrid w:val="0"/>
    </w:pPr>
  </w:style>
  <w:style w:type="character" w:customStyle="1" w:styleId="a7">
    <w:name w:val="フッター (文字)"/>
    <w:link w:val="a6"/>
    <w:uiPriority w:val="99"/>
    <w:rsid w:val="003E1E5F"/>
    <w:rPr>
      <w:rFonts w:eastAsia="ＭＳ Ｐ明朝"/>
      <w:kern w:val="2"/>
      <w:sz w:val="21"/>
      <w:szCs w:val="22"/>
    </w:rPr>
  </w:style>
  <w:style w:type="paragraph" w:styleId="a8">
    <w:name w:val="Balloon Text"/>
    <w:basedOn w:val="a"/>
    <w:link w:val="a9"/>
    <w:uiPriority w:val="99"/>
    <w:semiHidden/>
    <w:unhideWhenUsed/>
    <w:rsid w:val="005B6ADB"/>
    <w:rPr>
      <w:rFonts w:ascii="Arial" w:eastAsia="ＭＳ ゴシック" w:hAnsi="Arial"/>
      <w:sz w:val="18"/>
      <w:szCs w:val="18"/>
    </w:rPr>
  </w:style>
  <w:style w:type="character" w:customStyle="1" w:styleId="a9">
    <w:name w:val="吹き出し (文字)"/>
    <w:link w:val="a8"/>
    <w:uiPriority w:val="99"/>
    <w:semiHidden/>
    <w:rsid w:val="005B6ADB"/>
    <w:rPr>
      <w:rFonts w:ascii="Arial" w:eastAsia="ＭＳ ゴシック" w:hAnsi="Arial" w:cs="Times New Roman"/>
      <w:kern w:val="2"/>
      <w:sz w:val="18"/>
      <w:szCs w:val="18"/>
    </w:rPr>
  </w:style>
  <w:style w:type="character" w:styleId="aa">
    <w:name w:val="annotation reference"/>
    <w:uiPriority w:val="99"/>
    <w:semiHidden/>
    <w:unhideWhenUsed/>
    <w:rsid w:val="00441F88"/>
    <w:rPr>
      <w:sz w:val="18"/>
      <w:szCs w:val="18"/>
    </w:rPr>
  </w:style>
  <w:style w:type="paragraph" w:styleId="ab">
    <w:name w:val="annotation text"/>
    <w:basedOn w:val="a"/>
    <w:link w:val="ac"/>
    <w:uiPriority w:val="99"/>
    <w:semiHidden/>
    <w:unhideWhenUsed/>
    <w:rsid w:val="00441F88"/>
    <w:pPr>
      <w:jc w:val="left"/>
    </w:pPr>
  </w:style>
  <w:style w:type="character" w:customStyle="1" w:styleId="ac">
    <w:name w:val="コメント文字列 (文字)"/>
    <w:link w:val="ab"/>
    <w:uiPriority w:val="99"/>
    <w:semiHidden/>
    <w:rsid w:val="00441F88"/>
    <w:rPr>
      <w:rFonts w:eastAsia="ＭＳ Ｐ明朝"/>
      <w:kern w:val="2"/>
      <w:sz w:val="21"/>
      <w:szCs w:val="22"/>
    </w:rPr>
  </w:style>
  <w:style w:type="paragraph" w:styleId="ad">
    <w:name w:val="annotation subject"/>
    <w:basedOn w:val="ab"/>
    <w:next w:val="ab"/>
    <w:link w:val="ae"/>
    <w:uiPriority w:val="99"/>
    <w:semiHidden/>
    <w:unhideWhenUsed/>
    <w:rsid w:val="00441F88"/>
    <w:rPr>
      <w:b/>
      <w:bCs/>
    </w:rPr>
  </w:style>
  <w:style w:type="character" w:customStyle="1" w:styleId="ae">
    <w:name w:val="コメント内容 (文字)"/>
    <w:link w:val="ad"/>
    <w:uiPriority w:val="99"/>
    <w:semiHidden/>
    <w:rsid w:val="00441F88"/>
    <w:rPr>
      <w:rFonts w:eastAsia="ＭＳ Ｐ明朝"/>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64E71-0EB8-4676-9DE4-335585DDA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672</Words>
  <Characters>3831</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4495</CharactersWithSpaces>
  <SharedDoc>false</SharedDoc>
  <HLinks>
    <vt:vector size="12" baseType="variant">
      <vt:variant>
        <vt:i4>1114232</vt:i4>
      </vt:variant>
      <vt:variant>
        <vt:i4>-1</vt:i4>
      </vt:variant>
      <vt:variant>
        <vt:i4>1026</vt:i4>
      </vt:variant>
      <vt:variant>
        <vt:i4>4</vt:i4>
      </vt:variant>
      <vt:variant>
        <vt:lpwstr>http://images.google.co.jp/imgres?imgurl=http://www.wallpaperlink.com/images/wallpaper/2006/0603/02082x.jpg&amp;imgrefurl=http://www.wallpaperlink.com/bin/0603/02082.html&amp;usg=__o30ZsathKao_zBhnRzs-4s3SVPs=&amp;h=768&amp;w=1024&amp;sz=166&amp;hl=ja&amp;start=6&amp;tbnid=T6kRsuswVOngwM:&amp;tbnh=113&amp;tbnw=150&amp;prev=/images%3Fq%3Dwindows%2B%25E3%2583%25AD%25E3%2582%25B4%26gbv%3D2%26hl%3Dja</vt:lpwstr>
      </vt:variant>
      <vt:variant>
        <vt:lpwstr/>
      </vt:variant>
      <vt:variant>
        <vt:i4>589843</vt:i4>
      </vt:variant>
      <vt:variant>
        <vt:i4>-1</vt:i4>
      </vt:variant>
      <vt:variant>
        <vt:i4>1026</vt:i4>
      </vt:variant>
      <vt:variant>
        <vt:i4>1</vt:i4>
      </vt:variant>
      <vt:variant>
        <vt:lpwstr>http://tbn1.google.com/images?q=tbn:T6kRsuswVOngwM:http://www.wallpaperlink.com/images/wallpaper/2006/0603/02082x.jpg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JIMA</dc:creator>
  <cp:keywords/>
  <cp:lastModifiedBy>TANIMIZU Yoshitaka</cp:lastModifiedBy>
  <cp:revision>10</cp:revision>
  <cp:lastPrinted>2015-07-22T07:16:00Z</cp:lastPrinted>
  <dcterms:created xsi:type="dcterms:W3CDTF">2026-09-25T14:34:00Z</dcterms:created>
  <dcterms:modified xsi:type="dcterms:W3CDTF">2026-09-25T14:52:00Z</dcterms:modified>
</cp:coreProperties>
</file>